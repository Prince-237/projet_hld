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7AAA" w14:textId="0EF32649" w:rsidR="008534FA" w:rsidRPr="002F3D5A" w:rsidRDefault="000B5098" w:rsidP="00A05A59">
      <w:pPr>
        <w:spacing w:after="0"/>
        <w:rPr>
          <w:rFonts w:ascii="Times New Roman" w:hAnsi="Times New Roman" w:cs="Times New Roman"/>
          <w:b/>
          <w:bCs/>
        </w:rPr>
      </w:pPr>
      <w:r w:rsidRPr="002F3D5A">
        <w:rPr>
          <w:b/>
          <w:bCs/>
          <w:noProof/>
        </w:rPr>
        <mc:AlternateContent>
          <mc:Choice Requires="wps">
            <w:drawing>
              <wp:anchor distT="0" distB="0" distL="114300" distR="114300" simplePos="0" relativeHeight="251608064" behindDoc="0" locked="0" layoutInCell="1" allowOverlap="1" wp14:anchorId="7FEE1540" wp14:editId="76B8F1DE">
                <wp:simplePos x="0" y="0"/>
                <wp:positionH relativeFrom="margin">
                  <wp:posOffset>0</wp:posOffset>
                </wp:positionH>
                <wp:positionV relativeFrom="paragraph">
                  <wp:posOffset>-730813</wp:posOffset>
                </wp:positionV>
                <wp:extent cx="5920451" cy="526648"/>
                <wp:effectExtent l="0" t="0" r="23495" b="26035"/>
                <wp:wrapNone/>
                <wp:docPr id="1637864435" name="Rectangle 2"/>
                <wp:cNvGraphicFramePr/>
                <a:graphic xmlns:a="http://schemas.openxmlformats.org/drawingml/2006/main">
                  <a:graphicData uri="http://schemas.microsoft.com/office/word/2010/wordprocessingShape">
                    <wps:wsp>
                      <wps:cNvSpPr/>
                      <wps:spPr>
                        <a:xfrm>
                          <a:off x="0" y="0"/>
                          <a:ext cx="5920451" cy="526648"/>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7FE10E" w14:textId="6ADC1687" w:rsidR="000B5098" w:rsidRPr="002F3D5A" w:rsidRDefault="000B5098" w:rsidP="00EE7337">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DA2989" w:rsidRPr="002F3D5A">
                              <w:rPr>
                                <w:rFonts w:ascii="Times New Roman" w:hAnsi="Times New Roman" w:cs="Times New Roman"/>
                                <w:b/>
                                <w:bCs/>
                              </w:rPr>
                              <w:t>e</w:t>
                            </w:r>
                            <w:r w:rsidRPr="002F3D5A">
                              <w:rPr>
                                <w:rFonts w:ascii="Times New Roman" w:hAnsi="Times New Roman" w:cs="Times New Roman"/>
                                <w:b/>
                                <w:bCs/>
                              </w:rPr>
                              <w:t xml:space="preserve"> </w:t>
                            </w:r>
                            <w:r w:rsidR="00DA2989" w:rsidRPr="002F3D5A">
                              <w:rPr>
                                <w:rFonts w:ascii="Times New Roman" w:hAnsi="Times New Roman" w:cs="Times New Roman"/>
                                <w:b/>
                                <w:bCs/>
                              </w:rPr>
                              <w:t xml:space="preserve">application </w:t>
                            </w:r>
                            <w:r w:rsidRPr="002F3D5A">
                              <w:rPr>
                                <w:rFonts w:ascii="Times New Roman" w:hAnsi="Times New Roman" w:cs="Times New Roman"/>
                                <w:b/>
                                <w:bCs/>
                              </w:rPr>
                              <w:t>web de gestion et suivi des stocks d</w:t>
                            </w:r>
                            <w:r w:rsidR="0087712B">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0" w:author="THERICH Prince" w:date="2026-02-17T16:21:00Z" w16du:dateUtc="2026-02-17T15:21:00Z">
                              <w:r w:rsidRPr="002F3D5A">
                                <w:rPr>
                                  <w:rFonts w:ascii="Times New Roman" w:hAnsi="Times New Roman" w:cs="Times New Roman"/>
                                  <w:b/>
                                  <w:bCs/>
                                  <w:sz w:val="28"/>
                                  <w:szCs w:val="28"/>
                                </w:rPr>
                                <w:delText>L’HOPITAL LAQUINTINIE</w:delText>
                              </w:r>
                            </w:del>
                            <w:ins w:id="1" w:author="THERICH Prince" w:date="2026-02-17T16:21:00Z" w16du:dateUtc="2026-02-17T15:21:00Z">
                              <w:r w:rsidR="008E2F28" w:rsidRPr="002F3D5A">
                                <w:rPr>
                                  <w:rFonts w:ascii="Times New Roman" w:hAnsi="Times New Roman" w:cs="Times New Roman"/>
                                  <w:b/>
                                  <w:bCs/>
                                  <w:sz w:val="28"/>
                                  <w:szCs w:val="28"/>
                                </w:rPr>
                                <w:t>l’hôpital</w:t>
                              </w:r>
                              <w:r w:rsidRPr="002F3D5A">
                                <w:rPr>
                                  <w:rFonts w:ascii="Times New Roman" w:hAnsi="Times New Roman" w:cs="Times New Roman"/>
                                  <w:b/>
                                  <w:bCs/>
                                  <w:sz w:val="28"/>
                                  <w:szCs w:val="28"/>
                                </w:rPr>
                                <w:t xml:space="preserve"> </w:t>
                              </w:r>
                              <w:proofErr w:type="spellStart"/>
                              <w:r w:rsidR="008E2F28" w:rsidRPr="002F3D5A">
                                <w:rPr>
                                  <w:rFonts w:ascii="Times New Roman" w:hAnsi="Times New Roman" w:cs="Times New Roman"/>
                                  <w:b/>
                                  <w:bCs/>
                                  <w:sz w:val="28"/>
                                  <w:szCs w:val="28"/>
                                </w:rPr>
                                <w:t>Laquintinie</w:t>
                              </w:r>
                            </w:ins>
                            <w:proofErr w:type="spellEnd"/>
                          </w:p>
                          <w:p w14:paraId="32E9BA91" w14:textId="77777777" w:rsidR="000B5098" w:rsidRPr="002F3D5A" w:rsidRDefault="000B5098" w:rsidP="006617C4">
                            <w:pPr>
                              <w:jc w:val="center"/>
                              <w:rPr>
                                <w:rFonts w:ascii="Times New Roman" w:hAnsi="Times New Roman" w:cs="Times New Roman"/>
                                <w:b/>
                                <w:bCs/>
                              </w:rPr>
                            </w:pPr>
                          </w:p>
                          <w:p w14:paraId="4CC04FEA" w14:textId="77777777" w:rsidR="000B5098" w:rsidRPr="002F3D5A" w:rsidRDefault="000B5098" w:rsidP="006617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EE1540" id="Rectangle 2" o:spid="_x0000_s1026" style="position:absolute;margin-left:0;margin-top:-57.55pt;width:466.2pt;height:41.45pt;z-index:251608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" fillcolor="navy" strokecolor="white [3212]" strokeweight="1pt">
                <v:textbox>
                  <w:txbxContent>
                    <w:p w14:paraId="467FE10E" w14:textId="6ADC1687" w:rsidR="000B5098" w:rsidRPr="002F3D5A" w:rsidRDefault="000B5098" w:rsidP="00EE7337">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DA2989" w:rsidRPr="002F3D5A">
                        <w:rPr>
                          <w:rFonts w:ascii="Times New Roman" w:hAnsi="Times New Roman" w:cs="Times New Roman"/>
                          <w:b/>
                          <w:bCs/>
                        </w:rPr>
                        <w:t>e</w:t>
                      </w:r>
                      <w:r w:rsidRPr="002F3D5A">
                        <w:rPr>
                          <w:rFonts w:ascii="Times New Roman" w:hAnsi="Times New Roman" w:cs="Times New Roman"/>
                          <w:b/>
                          <w:bCs/>
                        </w:rPr>
                        <w:t xml:space="preserve"> </w:t>
                      </w:r>
                      <w:r w:rsidR="00DA2989" w:rsidRPr="002F3D5A">
                        <w:rPr>
                          <w:rFonts w:ascii="Times New Roman" w:hAnsi="Times New Roman" w:cs="Times New Roman"/>
                          <w:b/>
                          <w:bCs/>
                        </w:rPr>
                        <w:t xml:space="preserve">application </w:t>
                      </w:r>
                      <w:r w:rsidRPr="002F3D5A">
                        <w:rPr>
                          <w:rFonts w:ascii="Times New Roman" w:hAnsi="Times New Roman" w:cs="Times New Roman"/>
                          <w:b/>
                          <w:bCs/>
                        </w:rPr>
                        <w:t>web de gestion et suivi des stocks d</w:t>
                      </w:r>
                      <w:r w:rsidR="0087712B">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 w:author="THERICH Prince" w:date="2026-02-17T16:21:00Z" w16du:dateUtc="2026-02-17T15:21:00Z">
                        <w:r w:rsidRPr="002F3D5A">
                          <w:rPr>
                            <w:rFonts w:ascii="Times New Roman" w:hAnsi="Times New Roman" w:cs="Times New Roman"/>
                            <w:b/>
                            <w:bCs/>
                            <w:sz w:val="28"/>
                            <w:szCs w:val="28"/>
                          </w:rPr>
                          <w:delText>L’HOPITAL LAQUINTINIE</w:delText>
                        </w:r>
                      </w:del>
                      <w:ins w:id="3" w:author="THERICH Prince" w:date="2026-02-17T16:21:00Z" w16du:dateUtc="2026-02-17T15:21:00Z">
                        <w:r w:rsidR="008E2F28" w:rsidRPr="002F3D5A">
                          <w:rPr>
                            <w:rFonts w:ascii="Times New Roman" w:hAnsi="Times New Roman" w:cs="Times New Roman"/>
                            <w:b/>
                            <w:bCs/>
                            <w:sz w:val="28"/>
                            <w:szCs w:val="28"/>
                          </w:rPr>
                          <w:t>l’hôpital</w:t>
                        </w:r>
                        <w:r w:rsidRPr="002F3D5A">
                          <w:rPr>
                            <w:rFonts w:ascii="Times New Roman" w:hAnsi="Times New Roman" w:cs="Times New Roman"/>
                            <w:b/>
                            <w:bCs/>
                            <w:sz w:val="28"/>
                            <w:szCs w:val="28"/>
                          </w:rPr>
                          <w:t xml:space="preserve"> </w:t>
                        </w:r>
                        <w:proofErr w:type="spellStart"/>
                        <w:r w:rsidR="008E2F28" w:rsidRPr="002F3D5A">
                          <w:rPr>
                            <w:rFonts w:ascii="Times New Roman" w:hAnsi="Times New Roman" w:cs="Times New Roman"/>
                            <w:b/>
                            <w:bCs/>
                            <w:sz w:val="28"/>
                            <w:szCs w:val="28"/>
                          </w:rPr>
                          <w:t>Laquintinie</w:t>
                        </w:r>
                      </w:ins>
                      <w:proofErr w:type="spellEnd"/>
                    </w:p>
                    <w:p w14:paraId="32E9BA91" w14:textId="77777777" w:rsidR="000B5098" w:rsidRPr="002F3D5A" w:rsidRDefault="000B5098" w:rsidP="006617C4">
                      <w:pPr>
                        <w:jc w:val="center"/>
                        <w:rPr>
                          <w:rFonts w:ascii="Times New Roman" w:hAnsi="Times New Roman" w:cs="Times New Roman"/>
                          <w:b/>
                          <w:bCs/>
                        </w:rPr>
                      </w:pPr>
                    </w:p>
                    <w:p w14:paraId="4CC04FEA" w14:textId="77777777" w:rsidR="000B5098" w:rsidRPr="002F3D5A" w:rsidRDefault="000B5098" w:rsidP="006617C4">
                      <w:pPr>
                        <w:jc w:val="center"/>
                      </w:pPr>
                    </w:p>
                  </w:txbxContent>
                </v:textbox>
                <w10:wrap anchorx="margin"/>
              </v:rect>
            </w:pict>
          </mc:Fallback>
        </mc:AlternateContent>
      </w:r>
      <w:r w:rsidRPr="002F3D5A">
        <w:rPr>
          <w:rFonts w:ascii="Times New Roman" w:hAnsi="Times New Roman" w:cs="Times New Roman"/>
          <w:b/>
          <w:bCs/>
        </w:rPr>
        <w:t>DEDICACE………………………………………………………………</w:t>
      </w:r>
      <w:r w:rsidR="00062C8F" w:rsidRPr="002F3D5A">
        <w:rPr>
          <w:rFonts w:ascii="Times New Roman" w:hAnsi="Times New Roman" w:cs="Times New Roman"/>
          <w:b/>
          <w:bCs/>
        </w:rPr>
        <w:t>...</w:t>
      </w:r>
      <w:r w:rsidRPr="002F3D5A">
        <w:rPr>
          <w:rFonts w:ascii="Times New Roman" w:hAnsi="Times New Roman" w:cs="Times New Roman"/>
          <w:b/>
          <w:bCs/>
        </w:rPr>
        <w:t>………….…</w:t>
      </w:r>
      <w:r w:rsidR="00B86F31">
        <w:rPr>
          <w:rFonts w:ascii="Times New Roman" w:hAnsi="Times New Roman" w:cs="Times New Roman"/>
          <w:b/>
          <w:bCs/>
        </w:rPr>
        <w:t>.</w:t>
      </w:r>
      <w:r w:rsidRPr="002F3D5A">
        <w:rPr>
          <w:rFonts w:ascii="Times New Roman" w:hAnsi="Times New Roman" w:cs="Times New Roman"/>
          <w:b/>
          <w:bCs/>
        </w:rPr>
        <w:t>…... III</w:t>
      </w:r>
    </w:p>
    <w:p w14:paraId="37303666" w14:textId="07F224FB" w:rsidR="000B5098" w:rsidRPr="002F3D5A" w:rsidRDefault="000B5098" w:rsidP="00A05A59">
      <w:pPr>
        <w:spacing w:after="0"/>
        <w:rPr>
          <w:rFonts w:ascii="Times New Roman" w:hAnsi="Times New Roman" w:cs="Times New Roman"/>
          <w:b/>
          <w:bCs/>
        </w:rPr>
      </w:pPr>
      <w:r w:rsidRPr="002F3D5A">
        <w:rPr>
          <w:rFonts w:ascii="Times New Roman" w:hAnsi="Times New Roman" w:cs="Times New Roman"/>
          <w:b/>
          <w:bCs/>
        </w:rPr>
        <w:t>REMERCIEM</w:t>
      </w:r>
      <w:r w:rsidR="00465568">
        <w:rPr>
          <w:rFonts w:ascii="Times New Roman" w:hAnsi="Times New Roman" w:cs="Times New Roman"/>
          <w:b/>
          <w:bCs/>
        </w:rPr>
        <w:t>1</w:t>
      </w:r>
      <w:r w:rsidRPr="002F3D5A">
        <w:rPr>
          <w:rFonts w:ascii="Times New Roman" w:hAnsi="Times New Roman" w:cs="Times New Roman"/>
          <w:b/>
          <w:bCs/>
        </w:rPr>
        <w:t>ENTS…………………………</w:t>
      </w:r>
      <w:r w:rsidR="00CE6C30">
        <w:rPr>
          <w:rFonts w:ascii="Times New Roman" w:hAnsi="Times New Roman" w:cs="Times New Roman"/>
          <w:b/>
          <w:bCs/>
        </w:rPr>
        <w:t>..</w:t>
      </w:r>
      <w:r w:rsidRPr="002F3D5A">
        <w:rPr>
          <w:rFonts w:ascii="Times New Roman" w:hAnsi="Times New Roman" w:cs="Times New Roman"/>
          <w:b/>
          <w:bCs/>
        </w:rPr>
        <w:t>……………………………………..……… IV</w:t>
      </w:r>
    </w:p>
    <w:p w14:paraId="6EFE7BC6" w14:textId="448A8DB6" w:rsidR="000B5098" w:rsidRPr="002F3D5A" w:rsidRDefault="0028386B" w:rsidP="00A05A59">
      <w:pPr>
        <w:spacing w:after="0"/>
        <w:jc w:val="both"/>
        <w:rPr>
          <w:rFonts w:ascii="Times New Roman" w:hAnsi="Times New Roman" w:cs="Times New Roman"/>
          <w:b/>
          <w:bCs/>
        </w:rPr>
      </w:pPr>
      <w:r w:rsidRPr="002F3D5A">
        <w:rPr>
          <w:rFonts w:ascii="Times New Roman" w:hAnsi="Times New Roman" w:cs="Times New Roman"/>
          <w:b/>
          <w:bCs/>
        </w:rPr>
        <w:t>RESUME……………………………………………………………………………………</w:t>
      </w:r>
      <w:r w:rsidR="00E245FC" w:rsidRPr="002F3D5A">
        <w:rPr>
          <w:rFonts w:ascii="Times New Roman" w:hAnsi="Times New Roman" w:cs="Times New Roman"/>
          <w:b/>
          <w:bCs/>
        </w:rPr>
        <w:t>..</w:t>
      </w:r>
      <w:r w:rsidRPr="002F3D5A">
        <w:rPr>
          <w:rFonts w:ascii="Times New Roman" w:hAnsi="Times New Roman" w:cs="Times New Roman"/>
          <w:b/>
          <w:bCs/>
        </w:rPr>
        <w:t>….</w:t>
      </w:r>
      <w:r w:rsidR="00E245FC" w:rsidRPr="002F3D5A">
        <w:rPr>
          <w:rFonts w:ascii="Times New Roman" w:hAnsi="Times New Roman" w:cs="Times New Roman"/>
          <w:b/>
          <w:bCs/>
        </w:rPr>
        <w:t xml:space="preserve"> V</w:t>
      </w:r>
    </w:p>
    <w:p w14:paraId="4D7EFD5E" w14:textId="36F084F3" w:rsidR="00E245FC" w:rsidRPr="002F3D5A" w:rsidRDefault="0082023A" w:rsidP="00A05A59">
      <w:pPr>
        <w:spacing w:after="0"/>
        <w:jc w:val="both"/>
        <w:rPr>
          <w:rFonts w:ascii="Times New Roman" w:hAnsi="Times New Roman" w:cs="Times New Roman"/>
          <w:b/>
          <w:bCs/>
        </w:rPr>
      </w:pPr>
      <w:r w:rsidRPr="002F3D5A">
        <w:rPr>
          <w:rFonts w:ascii="Times New Roman" w:hAnsi="Times New Roman" w:cs="Times New Roman"/>
          <w:b/>
          <w:bCs/>
        </w:rPr>
        <w:t>ABSTRACT…………………………………………………………………………………… VI</w:t>
      </w:r>
    </w:p>
    <w:p w14:paraId="40799DDF" w14:textId="68A302AD" w:rsidR="0082023A" w:rsidRPr="002F3D5A" w:rsidRDefault="0082023A" w:rsidP="00A05A59">
      <w:pPr>
        <w:spacing w:after="0"/>
        <w:jc w:val="both"/>
        <w:rPr>
          <w:rFonts w:ascii="Times New Roman" w:hAnsi="Times New Roman" w:cs="Times New Roman"/>
          <w:b/>
          <w:bCs/>
        </w:rPr>
      </w:pPr>
      <w:r w:rsidRPr="002F3D5A">
        <w:rPr>
          <w:rFonts w:ascii="Times New Roman" w:hAnsi="Times New Roman" w:cs="Times New Roman"/>
          <w:b/>
          <w:bCs/>
        </w:rPr>
        <w:t>LISTE</w:t>
      </w:r>
      <w:r w:rsidR="00900DA6" w:rsidRPr="002F3D5A">
        <w:rPr>
          <w:rFonts w:ascii="Times New Roman" w:hAnsi="Times New Roman" w:cs="Times New Roman"/>
          <w:b/>
          <w:bCs/>
        </w:rPr>
        <w:t xml:space="preserve"> DES</w:t>
      </w:r>
      <w:r w:rsidR="00D409B9" w:rsidRPr="002F3D5A">
        <w:rPr>
          <w:rFonts w:ascii="Times New Roman" w:hAnsi="Times New Roman" w:cs="Times New Roman"/>
          <w:b/>
          <w:bCs/>
        </w:rPr>
        <w:t xml:space="preserve"> FIGURES………………………………………………………………………..VII</w:t>
      </w:r>
    </w:p>
    <w:p w14:paraId="262F9234" w14:textId="3A19EAE8" w:rsidR="00D409B9" w:rsidRPr="002F3D5A" w:rsidRDefault="00EB140B" w:rsidP="00A05A59">
      <w:pPr>
        <w:spacing w:after="0"/>
        <w:jc w:val="both"/>
        <w:rPr>
          <w:rFonts w:ascii="Times New Roman" w:hAnsi="Times New Roman" w:cs="Times New Roman"/>
          <w:b/>
          <w:bCs/>
        </w:rPr>
      </w:pPr>
      <w:r w:rsidRPr="002F3D5A">
        <w:rPr>
          <w:rFonts w:ascii="Times New Roman" w:hAnsi="Times New Roman" w:cs="Times New Roman"/>
          <w:b/>
          <w:bCs/>
        </w:rPr>
        <w:t>INTRODUCTION GENERALE</w:t>
      </w:r>
      <w:r w:rsidR="00877998" w:rsidRPr="002F3D5A">
        <w:rPr>
          <w:rFonts w:ascii="Times New Roman" w:hAnsi="Times New Roman" w:cs="Times New Roman"/>
          <w:b/>
          <w:bCs/>
        </w:rPr>
        <w:t>…………………………………………………………</w:t>
      </w:r>
      <w:r w:rsidR="003626E0" w:rsidRPr="002F3D5A">
        <w:rPr>
          <w:rFonts w:ascii="Times New Roman" w:hAnsi="Times New Roman" w:cs="Times New Roman"/>
          <w:b/>
          <w:bCs/>
        </w:rPr>
        <w:t>.</w:t>
      </w:r>
      <w:r w:rsidR="00877998" w:rsidRPr="002F3D5A">
        <w:rPr>
          <w:rFonts w:ascii="Times New Roman" w:hAnsi="Times New Roman" w:cs="Times New Roman"/>
          <w:b/>
          <w:bCs/>
        </w:rPr>
        <w:t>……</w:t>
      </w:r>
      <w:r w:rsidR="003626E0" w:rsidRPr="002F3D5A">
        <w:rPr>
          <w:rFonts w:ascii="Times New Roman" w:hAnsi="Times New Roman" w:cs="Times New Roman"/>
          <w:b/>
          <w:bCs/>
        </w:rPr>
        <w:t xml:space="preserve"> 1</w:t>
      </w:r>
    </w:p>
    <w:p w14:paraId="58B849DC" w14:textId="40929B79" w:rsidR="00F73003" w:rsidRPr="002F3D5A" w:rsidRDefault="00F73003" w:rsidP="00A05A59">
      <w:pPr>
        <w:spacing w:after="0"/>
        <w:jc w:val="both"/>
        <w:rPr>
          <w:rFonts w:ascii="Times New Roman" w:hAnsi="Times New Roman" w:cs="Times New Roman"/>
          <w:b/>
          <w:bCs/>
          <w:sz w:val="22"/>
          <w:szCs w:val="22"/>
        </w:rPr>
      </w:pPr>
      <w:r w:rsidRPr="002F3D5A">
        <w:rPr>
          <w:rFonts w:ascii="Times New Roman" w:hAnsi="Times New Roman" w:cs="Times New Roman"/>
          <w:b/>
          <w:bCs/>
          <w:sz w:val="22"/>
          <w:szCs w:val="22"/>
        </w:rPr>
        <w:t>CHAPITRE 1 : PRESENTATION DE L’ENTREPRISE ET DEROULEMENT D</w:t>
      </w:r>
      <w:r w:rsidR="00140FC0" w:rsidRPr="002F3D5A">
        <w:rPr>
          <w:rFonts w:ascii="Times New Roman" w:hAnsi="Times New Roman" w:cs="Times New Roman"/>
          <w:b/>
          <w:bCs/>
          <w:sz w:val="22"/>
          <w:szCs w:val="22"/>
        </w:rPr>
        <w:t>U</w:t>
      </w:r>
      <w:r w:rsidRPr="002F3D5A">
        <w:rPr>
          <w:rFonts w:ascii="Times New Roman" w:hAnsi="Times New Roman" w:cs="Times New Roman"/>
          <w:b/>
          <w:bCs/>
          <w:sz w:val="22"/>
          <w:szCs w:val="22"/>
        </w:rPr>
        <w:t xml:space="preserve"> STAGE</w:t>
      </w:r>
      <w:r w:rsidR="004101B9" w:rsidRPr="002F3D5A">
        <w:rPr>
          <w:rFonts w:ascii="Times New Roman" w:hAnsi="Times New Roman" w:cs="Times New Roman"/>
          <w:b/>
          <w:bCs/>
        </w:rPr>
        <w:t>…</w:t>
      </w:r>
      <w:r w:rsidR="003B6855" w:rsidRPr="002F3D5A">
        <w:rPr>
          <w:rFonts w:ascii="Times New Roman" w:hAnsi="Times New Roman" w:cs="Times New Roman"/>
          <w:b/>
          <w:bCs/>
        </w:rPr>
        <w:t>..</w:t>
      </w:r>
      <w:r w:rsidR="00A92C36" w:rsidRPr="002F3D5A">
        <w:rPr>
          <w:rFonts w:ascii="Times New Roman" w:hAnsi="Times New Roman" w:cs="Times New Roman"/>
          <w:b/>
          <w:bCs/>
        </w:rPr>
        <w:t>…</w:t>
      </w:r>
      <w:r w:rsidR="00A92C36" w:rsidRPr="002F3D5A">
        <w:rPr>
          <w:rFonts w:ascii="Times New Roman" w:hAnsi="Times New Roman" w:cs="Times New Roman"/>
          <w:b/>
          <w:bCs/>
          <w:sz w:val="22"/>
          <w:szCs w:val="22"/>
        </w:rPr>
        <w:t xml:space="preserve"> 2</w:t>
      </w:r>
    </w:p>
    <w:p w14:paraId="1B95EFA5" w14:textId="0588CCFB" w:rsidR="00C66D36" w:rsidRPr="002F3D5A" w:rsidRDefault="00B9033E" w:rsidP="00CF6EA6">
      <w:pPr>
        <w:spacing w:after="0"/>
        <w:jc w:val="both"/>
        <w:rPr>
          <w:rFonts w:ascii="Times New Roman" w:hAnsi="Times New Roman" w:cs="Times New Roman"/>
          <w:b/>
          <w:bCs/>
        </w:rPr>
      </w:pPr>
      <w:r w:rsidRPr="002F3D5A">
        <w:rPr>
          <w:rFonts w:ascii="Times New Roman" w:hAnsi="Times New Roman" w:cs="Times New Roman"/>
          <w:b/>
          <w:bCs/>
        </w:rPr>
        <w:t>INTRODUCTION…………</w:t>
      </w:r>
      <w:r w:rsidR="00477847" w:rsidRPr="002F3D5A">
        <w:rPr>
          <w:rFonts w:ascii="Times New Roman" w:hAnsi="Times New Roman" w:cs="Times New Roman"/>
          <w:b/>
          <w:bCs/>
        </w:rPr>
        <w:t>…</w:t>
      </w:r>
      <w:r w:rsidRPr="002F3D5A">
        <w:rPr>
          <w:rFonts w:ascii="Times New Roman" w:hAnsi="Times New Roman" w:cs="Times New Roman"/>
          <w:b/>
          <w:bCs/>
        </w:rPr>
        <w:t>………</w:t>
      </w:r>
      <w:r w:rsidR="00851EFE" w:rsidRPr="002F3D5A">
        <w:rPr>
          <w:rFonts w:ascii="Times New Roman" w:hAnsi="Times New Roman" w:cs="Times New Roman"/>
          <w:b/>
          <w:bCs/>
        </w:rPr>
        <w:t>……</w:t>
      </w:r>
      <w:r w:rsidRPr="002F3D5A">
        <w:rPr>
          <w:rFonts w:ascii="Times New Roman" w:hAnsi="Times New Roman" w:cs="Times New Roman"/>
          <w:b/>
          <w:bCs/>
        </w:rPr>
        <w:t>…………………………………………………… 2</w:t>
      </w:r>
    </w:p>
    <w:p w14:paraId="30F65D0E" w14:textId="0B8C08C0" w:rsidR="00F73003" w:rsidRPr="002F3D5A" w:rsidRDefault="00F73003" w:rsidP="00B84CD0">
      <w:pPr>
        <w:pStyle w:val="ListParagraph"/>
        <w:numPr>
          <w:ilvl w:val="1"/>
          <w:numId w:val="31"/>
        </w:numPr>
        <w:spacing w:after="0"/>
        <w:jc w:val="both"/>
        <w:rPr>
          <w:rFonts w:ascii="Times New Roman" w:hAnsi="Times New Roman" w:cs="Times New Roman"/>
          <w:b/>
          <w:bCs/>
        </w:rPr>
      </w:pPr>
      <w:r w:rsidRPr="002F3D5A">
        <w:rPr>
          <w:rFonts w:ascii="Times New Roman" w:hAnsi="Times New Roman" w:cs="Times New Roman"/>
          <w:b/>
          <w:bCs/>
        </w:rPr>
        <w:t>PRESENTATION DE L</w:t>
      </w:r>
      <w:r w:rsidR="00A92C36" w:rsidRPr="002F3D5A">
        <w:rPr>
          <w:rFonts w:ascii="Times New Roman" w:hAnsi="Times New Roman" w:cs="Times New Roman"/>
          <w:b/>
          <w:bCs/>
        </w:rPr>
        <w:t>’HOPITAL LAQUINTINIE DE DOUALA</w:t>
      </w:r>
      <w:r w:rsidR="00F1237C" w:rsidRPr="002F3D5A">
        <w:rPr>
          <w:rFonts w:ascii="Times New Roman" w:hAnsi="Times New Roman" w:cs="Times New Roman"/>
          <w:b/>
          <w:bCs/>
        </w:rPr>
        <w:t>………………</w:t>
      </w:r>
      <w:r w:rsidR="00914C2C" w:rsidRPr="002F3D5A">
        <w:rPr>
          <w:rFonts w:ascii="Times New Roman" w:hAnsi="Times New Roman" w:cs="Times New Roman"/>
          <w:b/>
          <w:bCs/>
        </w:rPr>
        <w:t>..</w:t>
      </w:r>
      <w:r w:rsidR="00F1237C" w:rsidRPr="002F3D5A">
        <w:rPr>
          <w:rFonts w:ascii="Times New Roman" w:hAnsi="Times New Roman" w:cs="Times New Roman"/>
          <w:b/>
          <w:bCs/>
        </w:rPr>
        <w:t>... 2</w:t>
      </w:r>
    </w:p>
    <w:p w14:paraId="448469D0" w14:textId="77777777" w:rsidR="00851EFE" w:rsidRPr="002F3D5A" w:rsidRDefault="0026564F" w:rsidP="00B84CD0">
      <w:pPr>
        <w:pStyle w:val="ListParagraph"/>
        <w:numPr>
          <w:ilvl w:val="1"/>
          <w:numId w:val="31"/>
        </w:numPr>
        <w:jc w:val="both"/>
        <w:rPr>
          <w:rFonts w:ascii="Times New Roman" w:hAnsi="Times New Roman" w:cs="Times New Roman"/>
          <w:b/>
          <w:bCs/>
        </w:rPr>
      </w:pPr>
      <w:r w:rsidRPr="002F3D5A">
        <w:rPr>
          <w:rFonts w:ascii="Times New Roman" w:hAnsi="Times New Roman" w:cs="Times New Roman"/>
          <w:b/>
          <w:bCs/>
        </w:rPr>
        <w:t xml:space="preserve">EVOLUTION </w:t>
      </w:r>
      <w:r w:rsidR="00D71018" w:rsidRPr="002F3D5A">
        <w:rPr>
          <w:rFonts w:ascii="Times New Roman" w:hAnsi="Times New Roman" w:cs="Times New Roman"/>
          <w:b/>
          <w:bCs/>
        </w:rPr>
        <w:t>DE L’HOPITAL LAQUINTINIE…………………………………</w:t>
      </w:r>
      <w:r w:rsidR="00D570F4" w:rsidRPr="002F3D5A">
        <w:rPr>
          <w:rFonts w:ascii="Times New Roman" w:hAnsi="Times New Roman" w:cs="Times New Roman"/>
          <w:b/>
          <w:bCs/>
        </w:rPr>
        <w:t>….</w:t>
      </w:r>
      <w:r w:rsidR="00D71018" w:rsidRPr="002F3D5A">
        <w:rPr>
          <w:rFonts w:ascii="Times New Roman" w:hAnsi="Times New Roman" w:cs="Times New Roman"/>
          <w:b/>
          <w:bCs/>
        </w:rPr>
        <w:t>…</w:t>
      </w:r>
      <w:r w:rsidR="00D570F4" w:rsidRPr="002F3D5A">
        <w:rPr>
          <w:rFonts w:ascii="Times New Roman" w:hAnsi="Times New Roman" w:cs="Times New Roman"/>
          <w:b/>
          <w:bCs/>
        </w:rPr>
        <w:t xml:space="preserve"> </w:t>
      </w:r>
      <w:r w:rsidR="00D71018" w:rsidRPr="002F3D5A">
        <w:rPr>
          <w:rFonts w:ascii="Times New Roman" w:hAnsi="Times New Roman" w:cs="Times New Roman"/>
          <w:b/>
          <w:bCs/>
        </w:rPr>
        <w:t>2</w:t>
      </w:r>
    </w:p>
    <w:p w14:paraId="4B9BD14F" w14:textId="4E1E8520" w:rsidR="00720FAF" w:rsidRPr="002F3D5A" w:rsidRDefault="00F16184" w:rsidP="00B84CD0">
      <w:pPr>
        <w:pStyle w:val="ListParagraph"/>
        <w:numPr>
          <w:ilvl w:val="1"/>
          <w:numId w:val="32"/>
        </w:numPr>
        <w:jc w:val="both"/>
        <w:rPr>
          <w:rFonts w:ascii="Times New Roman" w:hAnsi="Times New Roman" w:cs="Times New Roman"/>
          <w:b/>
          <w:bCs/>
        </w:rPr>
      </w:pPr>
      <w:r w:rsidRPr="002F3D5A">
        <w:rPr>
          <w:rFonts w:ascii="Times New Roman" w:hAnsi="Times New Roman" w:cs="Times New Roman"/>
          <w:b/>
        </w:rPr>
        <w:t>DEPARTEMENT DE L’HOPITAL LAQUINTINIE DE DOUALA</w:t>
      </w:r>
      <w:r w:rsidR="000B4BBD" w:rsidRPr="002F3D5A">
        <w:rPr>
          <w:rFonts w:ascii="Times New Roman" w:hAnsi="Times New Roman" w:cs="Times New Roman"/>
          <w:b/>
        </w:rPr>
        <w:t>…………</w:t>
      </w:r>
      <w:r w:rsidR="00AC546B" w:rsidRPr="002F3D5A">
        <w:rPr>
          <w:rFonts w:ascii="Times New Roman" w:hAnsi="Times New Roman" w:cs="Times New Roman"/>
          <w:b/>
        </w:rPr>
        <w:t>..</w:t>
      </w:r>
      <w:r w:rsidR="009730A3" w:rsidRPr="002F3D5A">
        <w:rPr>
          <w:rFonts w:ascii="Times New Roman" w:hAnsi="Times New Roman" w:cs="Times New Roman"/>
          <w:b/>
        </w:rPr>
        <w:t>.</w:t>
      </w:r>
      <w:r w:rsidR="000B4BBD" w:rsidRPr="002F3D5A">
        <w:rPr>
          <w:rFonts w:ascii="Times New Roman" w:hAnsi="Times New Roman" w:cs="Times New Roman"/>
          <w:b/>
        </w:rPr>
        <w:t>…</w:t>
      </w:r>
      <w:r w:rsidR="009730A3" w:rsidRPr="002F3D5A">
        <w:rPr>
          <w:rFonts w:ascii="Times New Roman" w:hAnsi="Times New Roman" w:cs="Times New Roman"/>
          <w:b/>
        </w:rPr>
        <w:t xml:space="preserve">. </w:t>
      </w:r>
      <w:r w:rsidR="000B4BBD" w:rsidRPr="002F3D5A">
        <w:rPr>
          <w:rFonts w:ascii="Times New Roman" w:hAnsi="Times New Roman" w:cs="Times New Roman"/>
          <w:b/>
        </w:rPr>
        <w:t>3</w:t>
      </w:r>
    </w:p>
    <w:p w14:paraId="41259811" w14:textId="6F8157D8" w:rsidR="00975F6E" w:rsidRPr="002F3D5A" w:rsidRDefault="00A271BB" w:rsidP="00B84CD0">
      <w:pPr>
        <w:pStyle w:val="ListParagraph"/>
        <w:numPr>
          <w:ilvl w:val="1"/>
          <w:numId w:val="32"/>
        </w:numPr>
        <w:jc w:val="both"/>
        <w:rPr>
          <w:rFonts w:ascii="Times New Roman" w:hAnsi="Times New Roman" w:cs="Times New Roman"/>
          <w:b/>
          <w:bCs/>
        </w:rPr>
      </w:pPr>
      <w:r w:rsidRPr="002F3D5A">
        <w:rPr>
          <w:rFonts w:ascii="Times New Roman" w:hAnsi="Times New Roman" w:cs="Times New Roman"/>
          <w:b/>
          <w:bCs/>
        </w:rPr>
        <w:t>FORMATION ET CADRE DE VIE</w:t>
      </w:r>
      <w:r w:rsidR="00E67BA6" w:rsidRPr="002F3D5A">
        <w:rPr>
          <w:rFonts w:ascii="Times New Roman" w:hAnsi="Times New Roman" w:cs="Times New Roman"/>
          <w:b/>
          <w:bCs/>
        </w:rPr>
        <w:t>…………</w:t>
      </w:r>
      <w:r w:rsidR="00462C54" w:rsidRPr="002F3D5A">
        <w:rPr>
          <w:rFonts w:ascii="Times New Roman" w:hAnsi="Times New Roman" w:cs="Times New Roman"/>
          <w:b/>
          <w:bCs/>
        </w:rPr>
        <w:t>..</w:t>
      </w:r>
      <w:r w:rsidR="00E67BA6" w:rsidRPr="002F3D5A">
        <w:rPr>
          <w:rFonts w:ascii="Times New Roman" w:hAnsi="Times New Roman" w:cs="Times New Roman"/>
          <w:b/>
          <w:bCs/>
        </w:rPr>
        <w:t>………………………</w:t>
      </w:r>
      <w:r w:rsidR="00CE6C30">
        <w:rPr>
          <w:rFonts w:ascii="Times New Roman" w:hAnsi="Times New Roman" w:cs="Times New Roman"/>
          <w:b/>
          <w:bCs/>
        </w:rPr>
        <w:t>.</w:t>
      </w:r>
      <w:r w:rsidR="00E67BA6" w:rsidRPr="002F3D5A">
        <w:rPr>
          <w:rFonts w:ascii="Times New Roman" w:hAnsi="Times New Roman" w:cs="Times New Roman"/>
          <w:b/>
          <w:bCs/>
        </w:rPr>
        <w:t>…………</w:t>
      </w:r>
      <w:r w:rsidR="00424E45" w:rsidRPr="002F3D5A">
        <w:rPr>
          <w:rFonts w:ascii="Times New Roman" w:hAnsi="Times New Roman" w:cs="Times New Roman"/>
          <w:b/>
          <w:bCs/>
        </w:rPr>
        <w:t>.</w:t>
      </w:r>
      <w:r w:rsidR="00E67BA6" w:rsidRPr="002F3D5A">
        <w:rPr>
          <w:rFonts w:ascii="Times New Roman" w:hAnsi="Times New Roman" w:cs="Times New Roman"/>
          <w:b/>
          <w:bCs/>
        </w:rPr>
        <w:t>…</w:t>
      </w:r>
      <w:r w:rsidR="003E5D79" w:rsidRPr="002F3D5A">
        <w:rPr>
          <w:rFonts w:ascii="Times New Roman" w:hAnsi="Times New Roman" w:cs="Times New Roman"/>
          <w:b/>
          <w:bCs/>
        </w:rPr>
        <w:t xml:space="preserve"> </w:t>
      </w:r>
      <w:r w:rsidR="00E67BA6" w:rsidRPr="002F3D5A">
        <w:rPr>
          <w:rFonts w:ascii="Times New Roman" w:hAnsi="Times New Roman" w:cs="Times New Roman"/>
          <w:b/>
          <w:bCs/>
        </w:rPr>
        <w:t>4</w:t>
      </w:r>
    </w:p>
    <w:p w14:paraId="73BB8318" w14:textId="5013EF2E" w:rsidR="00C8555C" w:rsidRPr="002F3D5A" w:rsidRDefault="00154A49" w:rsidP="00B84CD0">
      <w:pPr>
        <w:pStyle w:val="ListParagraph"/>
        <w:numPr>
          <w:ilvl w:val="1"/>
          <w:numId w:val="32"/>
        </w:numPr>
        <w:jc w:val="both"/>
        <w:rPr>
          <w:rFonts w:ascii="Times New Roman" w:hAnsi="Times New Roman" w:cs="Times New Roman"/>
          <w:b/>
          <w:bCs/>
        </w:rPr>
      </w:pPr>
      <w:r w:rsidRPr="002F3D5A">
        <w:rPr>
          <w:rFonts w:ascii="Times New Roman" w:hAnsi="Times New Roman" w:cs="Times New Roman"/>
          <w:b/>
          <w:bCs/>
        </w:rPr>
        <w:t>OR</w:t>
      </w:r>
      <w:r w:rsidR="0073288C" w:rsidRPr="002F3D5A">
        <w:rPr>
          <w:rFonts w:ascii="Times New Roman" w:hAnsi="Times New Roman" w:cs="Times New Roman"/>
          <w:b/>
          <w:bCs/>
        </w:rPr>
        <w:t>GA</w:t>
      </w:r>
      <w:r w:rsidRPr="002F3D5A">
        <w:rPr>
          <w:rFonts w:ascii="Times New Roman" w:hAnsi="Times New Roman" w:cs="Times New Roman"/>
          <w:b/>
          <w:bCs/>
        </w:rPr>
        <w:t xml:space="preserve">NIGRAMME DE </w:t>
      </w:r>
      <w:r w:rsidR="008D30D7" w:rsidRPr="002F3D5A">
        <w:rPr>
          <w:rFonts w:ascii="Times New Roman" w:hAnsi="Times New Roman" w:cs="Times New Roman"/>
          <w:b/>
          <w:bCs/>
        </w:rPr>
        <w:t>L’ENTREPRISE………</w:t>
      </w:r>
      <w:r w:rsidR="002D49A3" w:rsidRPr="002F3D5A">
        <w:rPr>
          <w:rFonts w:ascii="Times New Roman" w:hAnsi="Times New Roman" w:cs="Times New Roman"/>
          <w:b/>
          <w:bCs/>
        </w:rPr>
        <w:t>..</w:t>
      </w:r>
      <w:r w:rsidR="008D30D7" w:rsidRPr="002F3D5A">
        <w:rPr>
          <w:rFonts w:ascii="Times New Roman" w:hAnsi="Times New Roman" w:cs="Times New Roman"/>
          <w:b/>
          <w:bCs/>
        </w:rPr>
        <w:t>…………………</w:t>
      </w:r>
      <w:r w:rsidR="00CE6C30">
        <w:rPr>
          <w:rFonts w:ascii="Times New Roman" w:hAnsi="Times New Roman" w:cs="Times New Roman"/>
          <w:b/>
          <w:bCs/>
        </w:rPr>
        <w:t>.</w:t>
      </w:r>
      <w:r w:rsidR="008D30D7" w:rsidRPr="002F3D5A">
        <w:rPr>
          <w:rFonts w:ascii="Times New Roman" w:hAnsi="Times New Roman" w:cs="Times New Roman"/>
          <w:b/>
          <w:bCs/>
        </w:rPr>
        <w:t xml:space="preserve">………….…. </w:t>
      </w:r>
      <w:r w:rsidR="00151AF9" w:rsidRPr="002F3D5A">
        <w:rPr>
          <w:rFonts w:ascii="Times New Roman" w:hAnsi="Times New Roman" w:cs="Times New Roman"/>
          <w:b/>
          <w:bCs/>
        </w:rPr>
        <w:t>5</w:t>
      </w:r>
    </w:p>
    <w:p w14:paraId="4ECA061C" w14:textId="27CB9F57" w:rsidR="00B822E1" w:rsidRPr="002F3D5A" w:rsidRDefault="0065729A" w:rsidP="00B84CD0">
      <w:pPr>
        <w:pStyle w:val="ListParagraph"/>
        <w:numPr>
          <w:ilvl w:val="1"/>
          <w:numId w:val="31"/>
        </w:numPr>
        <w:spacing w:after="0"/>
        <w:jc w:val="both"/>
        <w:rPr>
          <w:rFonts w:ascii="Times New Roman" w:hAnsi="Times New Roman" w:cs="Times New Roman"/>
          <w:b/>
          <w:bCs/>
        </w:rPr>
      </w:pPr>
      <w:r w:rsidRPr="002F3D5A">
        <w:rPr>
          <w:rFonts w:ascii="Times New Roman" w:hAnsi="Times New Roman" w:cs="Times New Roman"/>
          <w:b/>
          <w:bCs/>
        </w:rPr>
        <w:t>DEROULEMENT DU STAGE……………………………………………</w:t>
      </w:r>
      <w:r w:rsidR="00CE6C30">
        <w:rPr>
          <w:rFonts w:ascii="Times New Roman" w:hAnsi="Times New Roman" w:cs="Times New Roman"/>
          <w:b/>
          <w:bCs/>
        </w:rPr>
        <w:t>.</w:t>
      </w:r>
      <w:r w:rsidRPr="002F3D5A">
        <w:rPr>
          <w:rFonts w:ascii="Times New Roman" w:hAnsi="Times New Roman" w:cs="Times New Roman"/>
          <w:b/>
          <w:bCs/>
        </w:rPr>
        <w:t xml:space="preserve">…………….. </w:t>
      </w:r>
      <w:r w:rsidR="0041049E" w:rsidRPr="002F3D5A">
        <w:rPr>
          <w:rFonts w:ascii="Times New Roman" w:hAnsi="Times New Roman" w:cs="Times New Roman"/>
          <w:b/>
          <w:bCs/>
        </w:rPr>
        <w:t>5</w:t>
      </w:r>
    </w:p>
    <w:p w14:paraId="2C538B9B" w14:textId="49AC8819" w:rsidR="00B822E1" w:rsidRPr="002F3D5A" w:rsidRDefault="00A3433B" w:rsidP="00CF6EA6">
      <w:pPr>
        <w:spacing w:after="0"/>
        <w:ind w:left="600"/>
        <w:jc w:val="both"/>
        <w:rPr>
          <w:rFonts w:ascii="Times New Roman" w:hAnsi="Times New Roman" w:cs="Times New Roman"/>
          <w:b/>
          <w:bCs/>
        </w:rPr>
      </w:pPr>
      <w:r w:rsidRPr="002F3D5A">
        <w:rPr>
          <w:rFonts w:ascii="Times New Roman" w:hAnsi="Times New Roman" w:cs="Times New Roman"/>
          <w:b/>
          <w:bCs/>
        </w:rPr>
        <w:t>3.1 ACCUEIL ET ORIENTATION</w:t>
      </w:r>
      <w:r w:rsidR="0069441B" w:rsidRPr="002F3D5A">
        <w:rPr>
          <w:rFonts w:ascii="Times New Roman" w:hAnsi="Times New Roman" w:cs="Times New Roman"/>
          <w:b/>
          <w:bCs/>
        </w:rPr>
        <w:t>………………………………………</w:t>
      </w:r>
      <w:r w:rsidR="00CE6C30">
        <w:rPr>
          <w:rFonts w:ascii="Times New Roman" w:hAnsi="Times New Roman" w:cs="Times New Roman"/>
          <w:b/>
          <w:bCs/>
        </w:rPr>
        <w:t>.</w:t>
      </w:r>
      <w:r w:rsidR="0069441B" w:rsidRPr="002F3D5A">
        <w:rPr>
          <w:rFonts w:ascii="Times New Roman" w:hAnsi="Times New Roman" w:cs="Times New Roman"/>
          <w:b/>
          <w:bCs/>
        </w:rPr>
        <w:t xml:space="preserve">………….….. </w:t>
      </w:r>
      <w:r w:rsidR="0041049E" w:rsidRPr="002F3D5A">
        <w:rPr>
          <w:rFonts w:ascii="Times New Roman" w:hAnsi="Times New Roman" w:cs="Times New Roman"/>
          <w:b/>
          <w:bCs/>
        </w:rPr>
        <w:t>5</w:t>
      </w:r>
    </w:p>
    <w:p w14:paraId="01295852" w14:textId="60876162" w:rsidR="00B822E1" w:rsidRPr="002F3D5A" w:rsidRDefault="00D25866" w:rsidP="00CF6EA6">
      <w:pPr>
        <w:spacing w:after="0"/>
        <w:ind w:firstLine="600"/>
        <w:jc w:val="both"/>
        <w:rPr>
          <w:rFonts w:ascii="Times New Roman" w:hAnsi="Times New Roman" w:cs="Times New Roman"/>
          <w:b/>
          <w:bCs/>
        </w:rPr>
      </w:pPr>
      <w:r w:rsidRPr="002F3D5A">
        <w:rPr>
          <w:rFonts w:ascii="Times New Roman" w:hAnsi="Times New Roman" w:cs="Times New Roman"/>
          <w:b/>
          <w:bCs/>
        </w:rPr>
        <w:t>3.2 ACTIVITES MENEE</w:t>
      </w:r>
      <w:r w:rsidR="007B396A" w:rsidRPr="002F3D5A">
        <w:rPr>
          <w:rFonts w:ascii="Times New Roman" w:hAnsi="Times New Roman" w:cs="Times New Roman"/>
          <w:b/>
          <w:bCs/>
        </w:rPr>
        <w:t>S</w:t>
      </w:r>
      <w:r w:rsidRPr="002F3D5A">
        <w:rPr>
          <w:rFonts w:ascii="Times New Roman" w:hAnsi="Times New Roman" w:cs="Times New Roman"/>
          <w:b/>
          <w:bCs/>
        </w:rPr>
        <w:t xml:space="preserve"> PENDANT LE STAGE</w:t>
      </w:r>
      <w:r w:rsidR="009E6702" w:rsidRPr="002F3D5A">
        <w:rPr>
          <w:rFonts w:ascii="Times New Roman" w:hAnsi="Times New Roman" w:cs="Times New Roman"/>
          <w:b/>
          <w:bCs/>
        </w:rPr>
        <w:t>……</w:t>
      </w:r>
      <w:r w:rsidR="007B396A" w:rsidRPr="002F3D5A">
        <w:rPr>
          <w:rFonts w:ascii="Times New Roman" w:hAnsi="Times New Roman" w:cs="Times New Roman"/>
          <w:b/>
          <w:bCs/>
        </w:rPr>
        <w:t>..</w:t>
      </w:r>
      <w:r w:rsidR="009E6702" w:rsidRPr="002F3D5A">
        <w:rPr>
          <w:rFonts w:ascii="Times New Roman" w:hAnsi="Times New Roman" w:cs="Times New Roman"/>
          <w:b/>
          <w:bCs/>
        </w:rPr>
        <w:t>………………</w:t>
      </w:r>
      <w:r w:rsidR="00CE6C30">
        <w:rPr>
          <w:rFonts w:ascii="Times New Roman" w:hAnsi="Times New Roman" w:cs="Times New Roman"/>
          <w:b/>
          <w:bCs/>
        </w:rPr>
        <w:t>.</w:t>
      </w:r>
      <w:r w:rsidR="009E6702" w:rsidRPr="002F3D5A">
        <w:rPr>
          <w:rFonts w:ascii="Times New Roman" w:hAnsi="Times New Roman" w:cs="Times New Roman"/>
          <w:b/>
          <w:bCs/>
        </w:rPr>
        <w:t xml:space="preserve">…………….. </w:t>
      </w:r>
      <w:r w:rsidR="002E09BD">
        <w:rPr>
          <w:rFonts w:ascii="Times New Roman" w:hAnsi="Times New Roman" w:cs="Times New Roman"/>
          <w:b/>
          <w:bCs/>
        </w:rPr>
        <w:t>5</w:t>
      </w:r>
    </w:p>
    <w:p w14:paraId="3D2D45A6" w14:textId="571FD487" w:rsidR="00B822E1" w:rsidRPr="002F3D5A" w:rsidRDefault="007B396A" w:rsidP="00CF6EA6">
      <w:pPr>
        <w:spacing w:after="0"/>
        <w:ind w:firstLine="600"/>
        <w:jc w:val="both"/>
        <w:rPr>
          <w:rFonts w:ascii="Times New Roman" w:hAnsi="Times New Roman" w:cs="Times New Roman"/>
          <w:b/>
          <w:bCs/>
        </w:rPr>
      </w:pPr>
      <w:r w:rsidRPr="002F3D5A">
        <w:rPr>
          <w:rFonts w:ascii="Times New Roman" w:hAnsi="Times New Roman" w:cs="Times New Roman"/>
          <w:b/>
          <w:bCs/>
        </w:rPr>
        <w:t xml:space="preserve">3.3 </w:t>
      </w:r>
      <w:r w:rsidR="00983AB2" w:rsidRPr="002F3D5A">
        <w:rPr>
          <w:rFonts w:ascii="Times New Roman" w:hAnsi="Times New Roman" w:cs="Times New Roman"/>
          <w:b/>
          <w:bCs/>
        </w:rPr>
        <w:t>APPORT DU STAGE……………………………………………………</w:t>
      </w:r>
      <w:r w:rsidR="00CE6C30">
        <w:rPr>
          <w:rFonts w:ascii="Times New Roman" w:hAnsi="Times New Roman" w:cs="Times New Roman"/>
          <w:b/>
          <w:bCs/>
        </w:rPr>
        <w:t>.</w:t>
      </w:r>
      <w:r w:rsidR="00983AB2" w:rsidRPr="002F3D5A">
        <w:rPr>
          <w:rFonts w:ascii="Times New Roman" w:hAnsi="Times New Roman" w:cs="Times New Roman"/>
          <w:b/>
          <w:bCs/>
        </w:rPr>
        <w:t xml:space="preserve">…………... </w:t>
      </w:r>
      <w:r w:rsidR="00BD6088">
        <w:rPr>
          <w:rFonts w:ascii="Times New Roman" w:hAnsi="Times New Roman" w:cs="Times New Roman"/>
          <w:b/>
          <w:bCs/>
        </w:rPr>
        <w:t>6</w:t>
      </w:r>
    </w:p>
    <w:p w14:paraId="0F3D803D" w14:textId="6621EB95" w:rsidR="005B58C9" w:rsidRPr="002F3D5A" w:rsidRDefault="005B58C9" w:rsidP="00455311">
      <w:pPr>
        <w:spacing w:after="0"/>
        <w:jc w:val="both"/>
        <w:rPr>
          <w:rFonts w:ascii="Times New Roman" w:hAnsi="Times New Roman" w:cs="Times New Roman"/>
          <w:b/>
          <w:bCs/>
          <w:sz w:val="22"/>
          <w:szCs w:val="22"/>
        </w:rPr>
      </w:pPr>
      <w:r w:rsidRPr="002F3D5A">
        <w:rPr>
          <w:rFonts w:ascii="Times New Roman" w:hAnsi="Times New Roman" w:cs="Times New Roman"/>
          <w:b/>
          <w:bCs/>
          <w:sz w:val="22"/>
          <w:szCs w:val="22"/>
        </w:rPr>
        <w:t>CHAPITRE 2 : REALISATION DU CAHIER DE STAGE ET CONCEPTION DE CHOIX</w:t>
      </w:r>
      <w:r w:rsidR="00974404" w:rsidRPr="002F3D5A">
        <w:rPr>
          <w:rFonts w:ascii="Times New Roman" w:hAnsi="Times New Roman" w:cs="Times New Roman"/>
          <w:b/>
          <w:bCs/>
          <w:sz w:val="22"/>
          <w:szCs w:val="22"/>
        </w:rPr>
        <w:t>……</w:t>
      </w:r>
      <w:r w:rsidR="00CE6C30">
        <w:rPr>
          <w:rFonts w:ascii="Times New Roman" w:hAnsi="Times New Roman" w:cs="Times New Roman"/>
          <w:b/>
          <w:bCs/>
          <w:sz w:val="22"/>
          <w:szCs w:val="22"/>
        </w:rPr>
        <w:t>.</w:t>
      </w:r>
      <w:r w:rsidR="00974404" w:rsidRPr="002F3D5A">
        <w:rPr>
          <w:rFonts w:ascii="Times New Roman" w:hAnsi="Times New Roman" w:cs="Times New Roman"/>
          <w:b/>
          <w:bCs/>
          <w:sz w:val="22"/>
          <w:szCs w:val="22"/>
        </w:rPr>
        <w:t>... 8</w:t>
      </w:r>
    </w:p>
    <w:p w14:paraId="33819502" w14:textId="443A248D" w:rsidR="00B822E1" w:rsidRPr="002F3D5A" w:rsidRDefault="00404095" w:rsidP="00B84CD0">
      <w:pPr>
        <w:pStyle w:val="ListParagraph"/>
        <w:numPr>
          <w:ilvl w:val="0"/>
          <w:numId w:val="33"/>
        </w:numPr>
        <w:spacing w:after="0"/>
        <w:jc w:val="both"/>
        <w:rPr>
          <w:rFonts w:ascii="Times New Roman" w:hAnsi="Times New Roman" w:cs="Times New Roman"/>
          <w:b/>
          <w:bCs/>
        </w:rPr>
      </w:pPr>
      <w:r w:rsidRPr="002F3D5A">
        <w:rPr>
          <w:rFonts w:ascii="Times New Roman" w:hAnsi="Times New Roman" w:cs="Times New Roman"/>
          <w:b/>
          <w:bCs/>
        </w:rPr>
        <w:t>CAHIER DE CHARGE</w:t>
      </w:r>
      <w:r w:rsidR="00A26032" w:rsidRPr="002F3D5A">
        <w:rPr>
          <w:rFonts w:ascii="Times New Roman" w:hAnsi="Times New Roman" w:cs="Times New Roman"/>
          <w:b/>
          <w:bCs/>
        </w:rPr>
        <w:t> </w:t>
      </w:r>
      <w:r w:rsidR="00CF6EA6" w:rsidRPr="002F3D5A">
        <w:rPr>
          <w:rFonts w:ascii="Times New Roman" w:hAnsi="Times New Roman" w:cs="Times New Roman"/>
          <w:b/>
          <w:bCs/>
        </w:rPr>
        <w:t>………………………………………………………………</w:t>
      </w:r>
      <w:r w:rsidR="00D57659" w:rsidRPr="002F3D5A">
        <w:rPr>
          <w:rFonts w:ascii="Times New Roman" w:hAnsi="Times New Roman" w:cs="Times New Roman"/>
          <w:b/>
          <w:bCs/>
        </w:rPr>
        <w:t>.</w:t>
      </w:r>
      <w:r w:rsidR="00CF6EA6" w:rsidRPr="002F3D5A">
        <w:rPr>
          <w:rFonts w:ascii="Times New Roman" w:hAnsi="Times New Roman" w:cs="Times New Roman"/>
          <w:b/>
          <w:bCs/>
        </w:rPr>
        <w:t>.. 8</w:t>
      </w:r>
    </w:p>
    <w:p w14:paraId="745C86E1" w14:textId="371D59D6" w:rsidR="00404095" w:rsidRPr="002F3D5A" w:rsidRDefault="00404095" w:rsidP="00B84CD0">
      <w:pPr>
        <w:pStyle w:val="ListParagraph"/>
        <w:numPr>
          <w:ilvl w:val="1"/>
          <w:numId w:val="33"/>
        </w:numPr>
        <w:jc w:val="both"/>
        <w:rPr>
          <w:rFonts w:ascii="Times New Roman" w:hAnsi="Times New Roman" w:cs="Times New Roman"/>
          <w:b/>
          <w:bCs/>
        </w:rPr>
      </w:pPr>
      <w:r w:rsidRPr="002F3D5A">
        <w:rPr>
          <w:rFonts w:ascii="Times New Roman" w:hAnsi="Times New Roman" w:cs="Times New Roman"/>
          <w:b/>
          <w:bCs/>
        </w:rPr>
        <w:t>INTRODUCTION</w:t>
      </w:r>
      <w:r w:rsidR="00CF6EA6" w:rsidRPr="002F3D5A">
        <w:rPr>
          <w:rFonts w:ascii="Times New Roman" w:hAnsi="Times New Roman" w:cs="Times New Roman"/>
          <w:b/>
          <w:bCs/>
        </w:rPr>
        <w:t>…………………………………………………………………</w:t>
      </w:r>
      <w:r w:rsidR="00D57659" w:rsidRPr="002F3D5A">
        <w:rPr>
          <w:rFonts w:ascii="Times New Roman" w:hAnsi="Times New Roman" w:cs="Times New Roman"/>
          <w:b/>
          <w:bCs/>
        </w:rPr>
        <w:t>.</w:t>
      </w:r>
      <w:r w:rsidR="00CF6EA6" w:rsidRPr="002F3D5A">
        <w:rPr>
          <w:rFonts w:ascii="Times New Roman" w:hAnsi="Times New Roman" w:cs="Times New Roman"/>
          <w:b/>
          <w:bCs/>
        </w:rPr>
        <w:t>.. 8</w:t>
      </w:r>
    </w:p>
    <w:p w14:paraId="41AFC21A" w14:textId="787F9838" w:rsidR="00404095" w:rsidRPr="002F3D5A" w:rsidRDefault="0020314E" w:rsidP="00B84CD0">
      <w:pPr>
        <w:pStyle w:val="ListParagraph"/>
        <w:numPr>
          <w:ilvl w:val="2"/>
          <w:numId w:val="33"/>
        </w:numPr>
        <w:jc w:val="both"/>
        <w:rPr>
          <w:rFonts w:ascii="Times New Roman" w:hAnsi="Times New Roman" w:cs="Times New Roman"/>
          <w:b/>
          <w:bCs/>
        </w:rPr>
      </w:pPr>
      <w:r w:rsidRPr="002F3D5A">
        <w:rPr>
          <w:rFonts w:ascii="Times New Roman" w:hAnsi="Times New Roman" w:cs="Times New Roman"/>
          <w:b/>
          <w:bCs/>
        </w:rPr>
        <w:t>CONTEXTE</w:t>
      </w:r>
      <w:r w:rsidR="00D57659" w:rsidRPr="002F3D5A">
        <w:rPr>
          <w:rFonts w:ascii="Times New Roman" w:hAnsi="Times New Roman" w:cs="Times New Roman"/>
          <w:b/>
          <w:bCs/>
        </w:rPr>
        <w:t>……………………………………………………………….... 8</w:t>
      </w:r>
    </w:p>
    <w:p w14:paraId="34949C51" w14:textId="7CC16C70" w:rsidR="0020314E" w:rsidRPr="002F3D5A" w:rsidRDefault="006750F2" w:rsidP="00B84CD0">
      <w:pPr>
        <w:pStyle w:val="ListParagraph"/>
        <w:numPr>
          <w:ilvl w:val="2"/>
          <w:numId w:val="33"/>
        </w:numPr>
        <w:jc w:val="both"/>
        <w:rPr>
          <w:rFonts w:ascii="Times New Roman" w:hAnsi="Times New Roman" w:cs="Times New Roman"/>
          <w:b/>
          <w:bCs/>
        </w:rPr>
      </w:pPr>
      <w:r w:rsidRPr="002F3D5A">
        <w:rPr>
          <w:rFonts w:ascii="Times New Roman" w:hAnsi="Times New Roman" w:cs="Times New Roman"/>
          <w:b/>
          <w:bCs/>
        </w:rPr>
        <w:t>PROBLEMATIQUE</w:t>
      </w:r>
      <w:r w:rsidR="00C6635B" w:rsidRPr="002F3D5A">
        <w:rPr>
          <w:rFonts w:ascii="Times New Roman" w:hAnsi="Times New Roman" w:cs="Times New Roman"/>
          <w:b/>
          <w:bCs/>
        </w:rPr>
        <w:t>………………………………………………………... 8</w:t>
      </w:r>
    </w:p>
    <w:p w14:paraId="3EBB6C52" w14:textId="18566A6B" w:rsidR="006750F2" w:rsidRPr="002F3D5A" w:rsidRDefault="006750F2" w:rsidP="00B84CD0">
      <w:pPr>
        <w:pStyle w:val="ListParagraph"/>
        <w:numPr>
          <w:ilvl w:val="2"/>
          <w:numId w:val="33"/>
        </w:numPr>
        <w:jc w:val="both"/>
        <w:rPr>
          <w:rFonts w:ascii="Times New Roman" w:hAnsi="Times New Roman" w:cs="Times New Roman"/>
          <w:b/>
          <w:bCs/>
        </w:rPr>
      </w:pPr>
      <w:r w:rsidRPr="002F3D5A">
        <w:rPr>
          <w:rFonts w:ascii="Times New Roman" w:hAnsi="Times New Roman" w:cs="Times New Roman"/>
          <w:b/>
          <w:bCs/>
        </w:rPr>
        <w:t>OBJECTIF GENERAL</w:t>
      </w:r>
      <w:r w:rsidR="00C6635B" w:rsidRPr="002F3D5A">
        <w:rPr>
          <w:rFonts w:ascii="Times New Roman" w:hAnsi="Times New Roman" w:cs="Times New Roman"/>
          <w:b/>
          <w:bCs/>
        </w:rPr>
        <w:t>…………………………………………………….. 8</w:t>
      </w:r>
    </w:p>
    <w:p w14:paraId="42413965" w14:textId="29817B3E" w:rsidR="006750F2" w:rsidRPr="002F3D5A" w:rsidRDefault="006F637D" w:rsidP="00B84CD0">
      <w:pPr>
        <w:pStyle w:val="ListParagraph"/>
        <w:numPr>
          <w:ilvl w:val="1"/>
          <w:numId w:val="33"/>
        </w:numPr>
        <w:jc w:val="both"/>
        <w:rPr>
          <w:rFonts w:ascii="Times New Roman" w:hAnsi="Times New Roman" w:cs="Times New Roman"/>
          <w:b/>
          <w:bCs/>
        </w:rPr>
      </w:pPr>
      <w:r w:rsidRPr="002F3D5A">
        <w:rPr>
          <w:rFonts w:ascii="Times New Roman" w:hAnsi="Times New Roman" w:cs="Times New Roman"/>
          <w:b/>
          <w:bCs/>
        </w:rPr>
        <w:t>OBJECTIF SPECIFIQUE</w:t>
      </w:r>
      <w:r w:rsidR="009C1603" w:rsidRPr="002F3D5A">
        <w:rPr>
          <w:rFonts w:ascii="Times New Roman" w:hAnsi="Times New Roman" w:cs="Times New Roman"/>
          <w:b/>
          <w:bCs/>
        </w:rPr>
        <w:t>……………………………………………………</w:t>
      </w:r>
      <w:r w:rsidR="00000DF8" w:rsidRPr="002F3D5A">
        <w:rPr>
          <w:rFonts w:ascii="Times New Roman" w:hAnsi="Times New Roman" w:cs="Times New Roman"/>
          <w:b/>
          <w:bCs/>
        </w:rPr>
        <w:t>.</w:t>
      </w:r>
      <w:r w:rsidR="009C1603" w:rsidRPr="002F3D5A">
        <w:rPr>
          <w:rFonts w:ascii="Times New Roman" w:hAnsi="Times New Roman" w:cs="Times New Roman"/>
          <w:b/>
          <w:bCs/>
        </w:rPr>
        <w:t>……</w:t>
      </w:r>
      <w:r w:rsidR="00000DF8" w:rsidRPr="002F3D5A">
        <w:rPr>
          <w:rFonts w:ascii="Times New Roman" w:hAnsi="Times New Roman" w:cs="Times New Roman"/>
          <w:b/>
          <w:bCs/>
        </w:rPr>
        <w:t>. 9</w:t>
      </w:r>
    </w:p>
    <w:p w14:paraId="0F32806E" w14:textId="3A15B05F" w:rsidR="00000DF8" w:rsidRPr="002F3D5A" w:rsidRDefault="00000DF8" w:rsidP="00B84CD0">
      <w:pPr>
        <w:pStyle w:val="ListParagraph"/>
        <w:numPr>
          <w:ilvl w:val="1"/>
          <w:numId w:val="33"/>
        </w:numPr>
        <w:jc w:val="both"/>
        <w:rPr>
          <w:rFonts w:ascii="Times New Roman" w:hAnsi="Times New Roman" w:cs="Times New Roman"/>
          <w:b/>
          <w:bCs/>
        </w:rPr>
      </w:pPr>
      <w:r w:rsidRPr="002F3D5A">
        <w:rPr>
          <w:rFonts w:ascii="Times New Roman" w:hAnsi="Times New Roman" w:cs="Times New Roman"/>
          <w:b/>
          <w:bCs/>
        </w:rPr>
        <w:t xml:space="preserve">DESCRIPTION </w:t>
      </w:r>
      <w:r w:rsidR="00036EB7" w:rsidRPr="002F3D5A">
        <w:rPr>
          <w:rFonts w:ascii="Times New Roman" w:hAnsi="Times New Roman" w:cs="Times New Roman"/>
          <w:b/>
          <w:bCs/>
        </w:rPr>
        <w:t>GENERALE DU SYSTEM</w:t>
      </w:r>
      <w:r w:rsidR="00DE5100" w:rsidRPr="002F3D5A">
        <w:rPr>
          <w:rFonts w:ascii="Times New Roman" w:hAnsi="Times New Roman" w:cs="Times New Roman"/>
          <w:b/>
          <w:bCs/>
        </w:rPr>
        <w:t>E</w:t>
      </w:r>
      <w:r w:rsidR="00036EB7" w:rsidRPr="002F3D5A">
        <w:rPr>
          <w:rFonts w:ascii="Times New Roman" w:hAnsi="Times New Roman" w:cs="Times New Roman"/>
          <w:b/>
          <w:bCs/>
        </w:rPr>
        <w:t xml:space="preserve"> PROPOSER</w:t>
      </w:r>
      <w:r w:rsidR="009B6DDF" w:rsidRPr="002F3D5A">
        <w:rPr>
          <w:rFonts w:ascii="Times New Roman" w:hAnsi="Times New Roman" w:cs="Times New Roman"/>
          <w:b/>
          <w:bCs/>
        </w:rPr>
        <w:t>…………………… 10</w:t>
      </w:r>
    </w:p>
    <w:p w14:paraId="5A1A3415" w14:textId="6271918A" w:rsidR="00036EB7" w:rsidRPr="002F3D5A" w:rsidRDefault="00036EB7" w:rsidP="00B84CD0">
      <w:pPr>
        <w:pStyle w:val="ListParagraph"/>
        <w:numPr>
          <w:ilvl w:val="1"/>
          <w:numId w:val="33"/>
        </w:numPr>
        <w:jc w:val="both"/>
        <w:rPr>
          <w:rFonts w:ascii="Times New Roman" w:hAnsi="Times New Roman" w:cs="Times New Roman"/>
          <w:b/>
          <w:bCs/>
        </w:rPr>
      </w:pPr>
      <w:r w:rsidRPr="002F3D5A">
        <w:rPr>
          <w:rFonts w:ascii="Times New Roman" w:hAnsi="Times New Roman" w:cs="Times New Roman"/>
          <w:b/>
          <w:bCs/>
        </w:rPr>
        <w:t>PERIMETRE DU PROJET</w:t>
      </w:r>
      <w:r w:rsidR="009B6DDF" w:rsidRPr="002F3D5A">
        <w:rPr>
          <w:rFonts w:ascii="Times New Roman" w:hAnsi="Times New Roman" w:cs="Times New Roman"/>
          <w:b/>
          <w:bCs/>
        </w:rPr>
        <w:t>…………………………………………………….</w:t>
      </w:r>
      <w:r w:rsidR="008630B6" w:rsidRPr="002F3D5A">
        <w:rPr>
          <w:rFonts w:ascii="Times New Roman" w:hAnsi="Times New Roman" w:cs="Times New Roman"/>
          <w:b/>
          <w:bCs/>
        </w:rPr>
        <w:t>..</w:t>
      </w:r>
      <w:r w:rsidR="009B6DDF" w:rsidRPr="002F3D5A">
        <w:rPr>
          <w:rFonts w:ascii="Times New Roman" w:hAnsi="Times New Roman" w:cs="Times New Roman"/>
          <w:b/>
          <w:bCs/>
        </w:rPr>
        <w:t>.. 10</w:t>
      </w:r>
    </w:p>
    <w:p w14:paraId="1A88EE14" w14:textId="1152AF30" w:rsidR="00214922" w:rsidRPr="002F3D5A" w:rsidRDefault="008630B6" w:rsidP="00B84CD0">
      <w:pPr>
        <w:pStyle w:val="ListParagraph"/>
        <w:numPr>
          <w:ilvl w:val="1"/>
          <w:numId w:val="33"/>
        </w:numPr>
        <w:jc w:val="both"/>
        <w:rPr>
          <w:rFonts w:ascii="Times New Roman" w:hAnsi="Times New Roman" w:cs="Times New Roman"/>
          <w:b/>
          <w:bCs/>
        </w:rPr>
      </w:pPr>
      <w:r w:rsidRPr="002F3D5A">
        <w:rPr>
          <w:rFonts w:ascii="Times New Roman" w:hAnsi="Times New Roman" w:cs="Times New Roman"/>
          <w:b/>
          <w:bCs/>
        </w:rPr>
        <w:t>SPECIFICATIONS FONCTIONNELLES……………</w:t>
      </w:r>
      <w:r w:rsidR="003C4CB1" w:rsidRPr="002F3D5A">
        <w:rPr>
          <w:rFonts w:ascii="Times New Roman" w:hAnsi="Times New Roman" w:cs="Times New Roman"/>
          <w:b/>
          <w:bCs/>
        </w:rPr>
        <w:t>.</w:t>
      </w:r>
      <w:r w:rsidRPr="002F3D5A">
        <w:rPr>
          <w:rFonts w:ascii="Times New Roman" w:hAnsi="Times New Roman" w:cs="Times New Roman"/>
          <w:b/>
          <w:bCs/>
        </w:rPr>
        <w:t>………………………… 10</w:t>
      </w:r>
    </w:p>
    <w:p w14:paraId="1C47C10D" w14:textId="19C18A21" w:rsidR="008630B6" w:rsidRPr="002F3D5A" w:rsidRDefault="008630B6" w:rsidP="00B84CD0">
      <w:pPr>
        <w:pStyle w:val="ListParagraph"/>
        <w:numPr>
          <w:ilvl w:val="2"/>
          <w:numId w:val="33"/>
        </w:numPr>
        <w:jc w:val="both"/>
        <w:rPr>
          <w:rFonts w:ascii="Times New Roman" w:hAnsi="Times New Roman" w:cs="Times New Roman"/>
          <w:b/>
          <w:bCs/>
        </w:rPr>
      </w:pPr>
      <w:r w:rsidRPr="002F3D5A">
        <w:rPr>
          <w:rFonts w:ascii="Times New Roman" w:hAnsi="Times New Roman" w:cs="Times New Roman"/>
          <w:b/>
          <w:bCs/>
        </w:rPr>
        <w:t>BESOINS FONCTIONNELS…………………</w:t>
      </w:r>
      <w:r w:rsidR="003C4CB1" w:rsidRPr="002F3D5A">
        <w:rPr>
          <w:rFonts w:ascii="Times New Roman" w:hAnsi="Times New Roman" w:cs="Times New Roman"/>
          <w:b/>
          <w:bCs/>
        </w:rPr>
        <w:t>..</w:t>
      </w:r>
      <w:r w:rsidRPr="002F3D5A">
        <w:rPr>
          <w:rFonts w:ascii="Times New Roman" w:hAnsi="Times New Roman" w:cs="Times New Roman"/>
          <w:b/>
          <w:bCs/>
        </w:rPr>
        <w:t xml:space="preserve">…………………………. </w:t>
      </w:r>
      <w:r w:rsidR="009A29C7" w:rsidRPr="002F3D5A">
        <w:rPr>
          <w:rFonts w:ascii="Times New Roman" w:hAnsi="Times New Roman" w:cs="Times New Roman"/>
          <w:b/>
          <w:bCs/>
        </w:rPr>
        <w:t>10</w:t>
      </w:r>
    </w:p>
    <w:p w14:paraId="3EB10096" w14:textId="4881332E" w:rsidR="008842E5" w:rsidRPr="002F3D5A" w:rsidRDefault="008842E5" w:rsidP="00B84CD0">
      <w:pPr>
        <w:pStyle w:val="ListParagraph"/>
        <w:numPr>
          <w:ilvl w:val="2"/>
          <w:numId w:val="33"/>
        </w:numPr>
        <w:spacing w:after="0"/>
        <w:jc w:val="both"/>
        <w:rPr>
          <w:rFonts w:ascii="Times New Roman" w:hAnsi="Times New Roman" w:cs="Times New Roman"/>
          <w:b/>
          <w:bCs/>
        </w:rPr>
      </w:pPr>
      <w:r w:rsidRPr="002F3D5A">
        <w:rPr>
          <w:rFonts w:ascii="Times New Roman" w:hAnsi="Times New Roman" w:cs="Times New Roman"/>
          <w:b/>
          <w:bCs/>
        </w:rPr>
        <w:t>EXIGENCES NON FONCTIONNELLES……</w:t>
      </w:r>
      <w:r w:rsidR="003C4CB1" w:rsidRPr="002F3D5A">
        <w:rPr>
          <w:rFonts w:ascii="Times New Roman" w:hAnsi="Times New Roman" w:cs="Times New Roman"/>
          <w:b/>
          <w:bCs/>
        </w:rPr>
        <w:t>..</w:t>
      </w:r>
      <w:r w:rsidRPr="002F3D5A">
        <w:rPr>
          <w:rFonts w:ascii="Times New Roman" w:hAnsi="Times New Roman" w:cs="Times New Roman"/>
          <w:b/>
          <w:bCs/>
        </w:rPr>
        <w:t>………………………… 11</w:t>
      </w:r>
    </w:p>
    <w:p w14:paraId="62B0C799" w14:textId="767AA4DE" w:rsidR="00B822E1" w:rsidRPr="002F3D5A" w:rsidRDefault="002030C6" w:rsidP="006E05C5">
      <w:pPr>
        <w:spacing w:after="0"/>
        <w:ind w:firstLine="720"/>
        <w:rPr>
          <w:rFonts w:ascii="Times New Roman" w:hAnsi="Times New Roman" w:cs="Times New Roman"/>
          <w:b/>
          <w:bCs/>
        </w:rPr>
      </w:pPr>
      <w:r w:rsidRPr="002F3D5A">
        <w:rPr>
          <w:rFonts w:ascii="Times New Roman" w:hAnsi="Times New Roman" w:cs="Times New Roman"/>
          <w:b/>
          <w:bCs/>
        </w:rPr>
        <w:t xml:space="preserve">1.6 </w:t>
      </w:r>
      <w:r w:rsidR="0061173B" w:rsidRPr="002F3D5A">
        <w:rPr>
          <w:rFonts w:ascii="Times New Roman" w:hAnsi="Times New Roman" w:cs="Times New Roman"/>
          <w:b/>
          <w:bCs/>
        </w:rPr>
        <w:t>CONTRAINTES</w:t>
      </w:r>
      <w:r w:rsidR="00442A10" w:rsidRPr="002F3D5A">
        <w:rPr>
          <w:rFonts w:ascii="Times New Roman" w:hAnsi="Times New Roman" w:cs="Times New Roman"/>
          <w:b/>
          <w:bCs/>
        </w:rPr>
        <w:t>……………………………………………………………….….. 11</w:t>
      </w:r>
    </w:p>
    <w:p w14:paraId="39654094" w14:textId="54EA575B" w:rsidR="00B822E1" w:rsidRPr="002F3D5A" w:rsidRDefault="009B54A9" w:rsidP="00205086">
      <w:pPr>
        <w:spacing w:after="0"/>
        <w:ind w:firstLine="720"/>
        <w:jc w:val="both"/>
        <w:rPr>
          <w:rFonts w:ascii="Times New Roman" w:hAnsi="Times New Roman" w:cs="Times New Roman"/>
          <w:b/>
          <w:bCs/>
        </w:rPr>
      </w:pPr>
      <w:r w:rsidRPr="002F3D5A">
        <w:rPr>
          <w:rFonts w:ascii="Times New Roman" w:hAnsi="Times New Roman" w:cs="Times New Roman"/>
          <w:b/>
          <w:bCs/>
        </w:rPr>
        <w:t xml:space="preserve">1.7 </w:t>
      </w:r>
      <w:r w:rsidR="00A92042" w:rsidRPr="002F3D5A">
        <w:rPr>
          <w:rFonts w:ascii="Times New Roman" w:hAnsi="Times New Roman" w:cs="Times New Roman"/>
          <w:b/>
          <w:bCs/>
        </w:rPr>
        <w:t>PLANIFICATION PREVISIONNELLE……………………….……………….. 12</w:t>
      </w:r>
    </w:p>
    <w:p w14:paraId="3D90149F" w14:textId="2438F02F" w:rsidR="00885489" w:rsidRPr="002F3D5A" w:rsidRDefault="00BD1458" w:rsidP="00205086">
      <w:pPr>
        <w:spacing w:after="0"/>
        <w:ind w:firstLine="720"/>
        <w:rPr>
          <w:rFonts w:ascii="Times New Roman" w:hAnsi="Times New Roman" w:cs="Times New Roman"/>
          <w:b/>
          <w:bCs/>
        </w:rPr>
      </w:pPr>
      <w:r w:rsidRPr="002F3D5A">
        <w:rPr>
          <w:rFonts w:ascii="Times New Roman" w:hAnsi="Times New Roman" w:cs="Times New Roman"/>
          <w:b/>
          <w:bCs/>
        </w:rPr>
        <w:t xml:space="preserve">1.8 </w:t>
      </w:r>
      <w:r w:rsidR="0004131A" w:rsidRPr="002F3D5A">
        <w:rPr>
          <w:rFonts w:ascii="Times New Roman" w:hAnsi="Times New Roman" w:cs="Times New Roman"/>
          <w:b/>
          <w:bCs/>
        </w:rPr>
        <w:t xml:space="preserve">LIVRABLES </w:t>
      </w:r>
      <w:r w:rsidR="00DE0F42" w:rsidRPr="002F3D5A">
        <w:rPr>
          <w:rFonts w:ascii="Times New Roman" w:hAnsi="Times New Roman" w:cs="Times New Roman"/>
          <w:b/>
          <w:bCs/>
        </w:rPr>
        <w:t>ATTENDUS</w:t>
      </w:r>
      <w:r w:rsidR="00DE0F42">
        <w:rPr>
          <w:rFonts w:ascii="Times New Roman" w:hAnsi="Times New Roman" w:cs="Times New Roman"/>
          <w:b/>
          <w:bCs/>
        </w:rPr>
        <w:t xml:space="preserve"> </w:t>
      </w:r>
      <w:r w:rsidR="00DE0F42" w:rsidRPr="002F3D5A">
        <w:rPr>
          <w:rFonts w:ascii="Times New Roman" w:hAnsi="Times New Roman" w:cs="Times New Roman"/>
          <w:b/>
          <w:bCs/>
        </w:rPr>
        <w:t>.</w:t>
      </w:r>
      <w:r w:rsidR="00CB749B" w:rsidRPr="002F3D5A">
        <w:rPr>
          <w:rFonts w:ascii="Times New Roman" w:hAnsi="Times New Roman" w:cs="Times New Roman"/>
          <w:b/>
          <w:bCs/>
        </w:rPr>
        <w:t>………………………………………………………. 1</w:t>
      </w:r>
      <w:r w:rsidR="006900CE" w:rsidRPr="002F3D5A">
        <w:rPr>
          <w:rFonts w:ascii="Times New Roman" w:hAnsi="Times New Roman" w:cs="Times New Roman"/>
          <w:b/>
          <w:bCs/>
        </w:rPr>
        <w:t>3</w:t>
      </w:r>
    </w:p>
    <w:p w14:paraId="09E86294" w14:textId="36FE5244" w:rsidR="00CB749B" w:rsidRPr="002F3D5A" w:rsidRDefault="00CB749B" w:rsidP="00205086">
      <w:pPr>
        <w:spacing w:after="0"/>
        <w:ind w:firstLine="720"/>
        <w:rPr>
          <w:rFonts w:ascii="Times New Roman" w:hAnsi="Times New Roman" w:cs="Times New Roman"/>
          <w:b/>
          <w:bCs/>
        </w:rPr>
      </w:pPr>
      <w:r w:rsidRPr="002F3D5A">
        <w:rPr>
          <w:rFonts w:ascii="Times New Roman" w:hAnsi="Times New Roman" w:cs="Times New Roman"/>
          <w:b/>
          <w:bCs/>
        </w:rPr>
        <w:t>1.9 CONCLUSION……………………………………………………………………. 1</w:t>
      </w:r>
      <w:r w:rsidR="006900CE" w:rsidRPr="002F3D5A">
        <w:rPr>
          <w:rFonts w:ascii="Times New Roman" w:hAnsi="Times New Roman" w:cs="Times New Roman"/>
          <w:b/>
          <w:bCs/>
        </w:rPr>
        <w:t>3</w:t>
      </w:r>
    </w:p>
    <w:p w14:paraId="443DBBBE" w14:textId="0F583C52" w:rsidR="00205086" w:rsidRPr="002F3D5A" w:rsidRDefault="00205086" w:rsidP="00300464">
      <w:pPr>
        <w:spacing w:after="0"/>
        <w:ind w:firstLine="360"/>
        <w:rPr>
          <w:rFonts w:ascii="Times New Roman" w:hAnsi="Times New Roman" w:cs="Times New Roman"/>
          <w:b/>
        </w:rPr>
      </w:pPr>
      <w:r w:rsidRPr="002F3D5A">
        <w:rPr>
          <w:rFonts w:ascii="Times New Roman" w:hAnsi="Times New Roman" w:cs="Times New Roman"/>
          <w:b/>
          <w:bCs/>
        </w:rPr>
        <w:t xml:space="preserve">2. </w:t>
      </w:r>
      <w:r w:rsidR="00FC5CC7" w:rsidRPr="002F3D5A">
        <w:rPr>
          <w:rFonts w:ascii="Times New Roman" w:hAnsi="Times New Roman" w:cs="Times New Roman"/>
          <w:b/>
          <w:bCs/>
        </w:rPr>
        <w:t>CONCEPTION ET CHOIX D’ARCHITECTURE TECHNIQUE…………………. 13</w:t>
      </w:r>
    </w:p>
    <w:p w14:paraId="22AB22E7" w14:textId="75075FC5" w:rsidR="004E3283" w:rsidRPr="002F3D5A" w:rsidRDefault="00A624F7" w:rsidP="00300464">
      <w:pPr>
        <w:spacing w:after="0"/>
        <w:ind w:firstLine="720"/>
        <w:rPr>
          <w:rFonts w:ascii="Times New Roman" w:hAnsi="Times New Roman" w:cs="Times New Roman"/>
          <w:b/>
        </w:rPr>
      </w:pPr>
      <w:r w:rsidRPr="002F3D5A">
        <w:rPr>
          <w:rFonts w:ascii="Times New Roman" w:hAnsi="Times New Roman" w:cs="Times New Roman"/>
          <w:b/>
          <w:bCs/>
        </w:rPr>
        <w:t xml:space="preserve">2.1 </w:t>
      </w:r>
      <w:r w:rsidR="00205086" w:rsidRPr="002F3D5A">
        <w:rPr>
          <w:rFonts w:ascii="Times New Roman" w:hAnsi="Times New Roman" w:cs="Times New Roman"/>
          <w:b/>
          <w:bCs/>
        </w:rPr>
        <w:t>Architecture technique</w:t>
      </w:r>
      <w:r w:rsidRPr="002F3D5A">
        <w:rPr>
          <w:rFonts w:ascii="Times New Roman" w:hAnsi="Times New Roman" w:cs="Times New Roman"/>
          <w:b/>
          <w:bCs/>
        </w:rPr>
        <w:t>……………………………………………………..……... 13</w:t>
      </w:r>
    </w:p>
    <w:p w14:paraId="13BB7525" w14:textId="6E2FDBDE" w:rsidR="00EE7EFD" w:rsidRPr="002F3D5A" w:rsidRDefault="00EE7EFD" w:rsidP="00EE7EFD">
      <w:pPr>
        <w:ind w:firstLine="720"/>
        <w:rPr>
          <w:rFonts w:ascii="Times New Roman" w:hAnsi="Times New Roman" w:cs="Times New Roman"/>
          <w:b/>
          <w:bCs/>
        </w:rPr>
      </w:pPr>
      <w:r w:rsidRPr="002F3D5A">
        <w:rPr>
          <w:rFonts w:ascii="Times New Roman" w:hAnsi="Times New Roman" w:cs="Times New Roman"/>
          <w:b/>
          <w:bCs/>
        </w:rPr>
        <w:t>2.2 CONCEPTION DE LA BASE DE DONNEES………………………………….. 13</w:t>
      </w:r>
    </w:p>
    <w:p w14:paraId="1989BAF9" w14:textId="74BBE0FD" w:rsidR="00EE7EFD" w:rsidRPr="002F3D5A" w:rsidRDefault="00EE7EFD" w:rsidP="00EE7EFD">
      <w:pPr>
        <w:rPr>
          <w:rFonts w:ascii="Times New Roman" w:hAnsi="Times New Roman" w:cs="Times New Roman"/>
          <w:b/>
          <w:bCs/>
        </w:rPr>
      </w:pPr>
      <w:r w:rsidRPr="002F3D5A">
        <w:rPr>
          <w:rFonts w:ascii="Times New Roman" w:hAnsi="Times New Roman" w:cs="Times New Roman"/>
          <w:b/>
          <w:bCs/>
        </w:rPr>
        <w:tab/>
        <w:t xml:space="preserve">      2.2.1 DICTIONNAIRE DE DONNEES……………………………….…………. 13</w:t>
      </w:r>
    </w:p>
    <w:p w14:paraId="5398F5E3" w14:textId="77777777" w:rsidR="00CE6C30" w:rsidRDefault="00CE6C30" w:rsidP="00885489">
      <w:pPr>
        <w:pStyle w:val="ListParagraph"/>
        <w:ind w:left="1440"/>
        <w:rPr>
          <w:rFonts w:ascii="Times New Roman" w:hAnsi="Times New Roman" w:cs="Times New Roman"/>
          <w:b/>
          <w:bCs/>
        </w:rPr>
      </w:pPr>
    </w:p>
    <w:p w14:paraId="2C063489" w14:textId="51FF8B89" w:rsidR="00885489" w:rsidRPr="002F3D5A" w:rsidRDefault="001363B2" w:rsidP="00885489">
      <w:pPr>
        <w:pStyle w:val="ListParagraph"/>
        <w:ind w:left="1440"/>
        <w:rPr>
          <w:rFonts w:ascii="Times New Roman" w:hAnsi="Times New Roman" w:cs="Times New Roman"/>
          <w:b/>
          <w:bCs/>
        </w:rPr>
      </w:pPr>
      <w:r w:rsidRPr="002F3D5A">
        <w:rPr>
          <w:rFonts w:ascii="Times New Roman" w:hAnsi="Times New Roman" w:cs="Times New Roman"/>
          <w:b/>
          <w:bCs/>
          <w:noProof/>
        </w:rPr>
        <mc:AlternateContent>
          <mc:Choice Requires="wpg">
            <w:drawing>
              <wp:anchor distT="0" distB="0" distL="114300" distR="114300" simplePos="0" relativeHeight="251619366" behindDoc="1" locked="0" layoutInCell="1" allowOverlap="1" wp14:anchorId="15D73B76" wp14:editId="5701FD8D">
                <wp:simplePos x="0" y="0"/>
                <wp:positionH relativeFrom="column">
                  <wp:posOffset>-97790</wp:posOffset>
                </wp:positionH>
                <wp:positionV relativeFrom="paragraph">
                  <wp:posOffset>542362</wp:posOffset>
                </wp:positionV>
                <wp:extent cx="6024269" cy="352715"/>
                <wp:effectExtent l="0" t="19050" r="14605" b="28575"/>
                <wp:wrapNone/>
                <wp:docPr id="1920946074" name="Group 11"/>
                <wp:cNvGraphicFramePr/>
                <a:graphic xmlns:a="http://schemas.openxmlformats.org/drawingml/2006/main">
                  <a:graphicData uri="http://schemas.microsoft.com/office/word/2010/wordprocessingGroup">
                    <wpg:wgp>
                      <wpg:cNvGrpSpPr/>
                      <wpg:grpSpPr>
                        <a:xfrm>
                          <a:off x="0" y="0"/>
                          <a:ext cx="6024269" cy="352715"/>
                          <a:chOff x="0" y="0"/>
                          <a:chExt cx="6024269" cy="352715"/>
                        </a:xfrm>
                      </wpg:grpSpPr>
                      <wps:wsp>
                        <wps:cNvPr id="34967301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78CC4" w14:textId="42EAC7E1" w:rsidR="002A2FCA" w:rsidRPr="002F3D5A" w:rsidRDefault="0056392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25FD6"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38396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751971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9C2224" w14:textId="5601D2D0" w:rsidR="00544D43" w:rsidRPr="002F3D5A" w:rsidRDefault="00D32653"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D73B76" id="Group 11" o:spid="_x0000_s1027" style="position:absolute;left:0;text-align:left;margin-left:-7.7pt;margin-top:42.7pt;width:474.35pt;height:27.75pt;z-index:-25169711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">
                <v:rect id="Rectangle 7" o:spid="_x0000_s102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" filled="f" strokecolor="white [3212]" strokeweight="1pt">
                  <v:textbox>
                    <w:txbxContent>
                      <w:p w14:paraId="2A178CC4" w14:textId="42EAC7E1" w:rsidR="002A2FCA" w:rsidRPr="002F3D5A" w:rsidRDefault="0056392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25FD6" w:rsidRPr="002F3D5A">
                          <w:rPr>
                            <w:rFonts w:ascii="Times New Roman" w:hAnsi="Times New Roman" w:cs="Times New Roman"/>
                            <w:color w:val="000000" w:themeColor="text1"/>
                          </w:rPr>
                          <w:t>et présenté par TCHUISSEU NOUKUI PRINCE DERLICH</w:t>
                        </w:r>
                      </w:p>
                    </w:txbxContent>
                  </v:textbox>
                </v:rect>
                <v:line id="Straight Connector 8" o:spid="_x0000_s102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" strokecolor="black [3213]" strokeweight="2.25pt">
                  <v:stroke joinstyle="miter"/>
                </v:line>
                <v:rect id="Rectangle 9" o:spid="_x0000_s103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" fillcolor="black [3213]" strokecolor="black [3213]" strokeweight="1pt">
                  <v:textbox>
                    <w:txbxContent>
                      <w:p w14:paraId="799C2224" w14:textId="5601D2D0" w:rsidR="00544D43" w:rsidRPr="002F3D5A" w:rsidRDefault="00D32653"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p>
                    </w:txbxContent>
                  </v:textbox>
                </v:rect>
              </v:group>
            </w:pict>
          </mc:Fallback>
        </mc:AlternateContent>
      </w:r>
    </w:p>
    <w:p w14:paraId="66FC83CB" w14:textId="0A72F9B7" w:rsidR="00885489" w:rsidRPr="002F3D5A" w:rsidRDefault="00465568" w:rsidP="003E4590">
      <w:pPr>
        <w:rPr>
          <w:rFonts w:ascii="Times New Roman" w:hAnsi="Times New Roman" w:cs="Times New Roman"/>
          <w:b/>
          <w:bCs/>
        </w:rPr>
      </w:pPr>
      <w:r w:rsidRPr="002F3D5A">
        <w:rPr>
          <w:noProof/>
        </w:rPr>
        <w:lastRenderedPageBreak/>
        <mc:AlternateContent>
          <mc:Choice Requires="wps">
            <w:drawing>
              <wp:anchor distT="0" distB="0" distL="114300" distR="114300" simplePos="0" relativeHeight="251608065" behindDoc="1" locked="0" layoutInCell="1" allowOverlap="1" wp14:anchorId="6EDB7A15" wp14:editId="3023C830">
                <wp:simplePos x="0" y="0"/>
                <wp:positionH relativeFrom="margin">
                  <wp:posOffset>0</wp:posOffset>
                </wp:positionH>
                <wp:positionV relativeFrom="paragraph">
                  <wp:posOffset>-701246</wp:posOffset>
                </wp:positionV>
                <wp:extent cx="5920105" cy="526415"/>
                <wp:effectExtent l="0" t="0" r="23495" b="26035"/>
                <wp:wrapNone/>
                <wp:docPr id="188067886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9E7896" w14:textId="3B8C90E9" w:rsidR="00797926" w:rsidRPr="002F3D5A" w:rsidRDefault="00797926"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CE6C30" w:rsidRPr="002F3D5A">
                              <w:rPr>
                                <w:rFonts w:ascii="Times New Roman" w:hAnsi="Times New Roman" w:cs="Times New Roman"/>
                                <w:b/>
                                <w:bCs/>
                              </w:rPr>
                              <w:t>d</w:t>
                            </w:r>
                            <w:r w:rsidR="00CE6C30">
                              <w:rPr>
                                <w:rFonts w:ascii="Times New Roman" w:hAnsi="Times New Roman" w:cs="Times New Roman"/>
                                <w:b/>
                                <w:bCs/>
                              </w:rPr>
                              <w:t>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4" w:author="THERICH Prince" w:date="2026-02-17T16:21:00Z" w16du:dateUtc="2026-02-17T15:21:00Z">
                              <w:r w:rsidRPr="002F3D5A">
                                <w:rPr>
                                  <w:rFonts w:ascii="Times New Roman" w:hAnsi="Times New Roman" w:cs="Times New Roman"/>
                                  <w:b/>
                                  <w:bCs/>
                                  <w:sz w:val="28"/>
                                  <w:szCs w:val="28"/>
                                </w:rPr>
                                <w:delText>L’HOPITAL LAQUINTINIE</w:delText>
                              </w:r>
                            </w:del>
                            <w:ins w:id="5" w:author="THERICH Prince" w:date="2026-02-17T16:21:00Z" w16du:dateUtc="2026-02-17T15:21:00Z">
                              <w:r w:rsidR="00534B6F" w:rsidRPr="002F3D5A">
                                <w:rPr>
                                  <w:rFonts w:ascii="Times New Roman" w:hAnsi="Times New Roman" w:cs="Times New Roman"/>
                                  <w:b/>
                                  <w:bCs/>
                                  <w:sz w:val="28"/>
                                  <w:szCs w:val="28"/>
                                </w:rPr>
                                <w:t xml:space="preserve">l’hôpital </w:t>
                              </w:r>
                              <w:proofErr w:type="spellStart"/>
                              <w:r w:rsidR="00534B6F" w:rsidRPr="002F3D5A">
                                <w:rPr>
                                  <w:rFonts w:ascii="Times New Roman" w:hAnsi="Times New Roman" w:cs="Times New Roman"/>
                                  <w:b/>
                                  <w:bCs/>
                                  <w:sz w:val="28"/>
                                  <w:szCs w:val="28"/>
                                </w:rPr>
                                <w:t>Laquintinie</w:t>
                              </w:r>
                            </w:ins>
                            <w:proofErr w:type="spellEnd"/>
                          </w:p>
                          <w:p w14:paraId="7C84D699" w14:textId="77777777" w:rsidR="00797926" w:rsidRPr="002F3D5A" w:rsidRDefault="00797926" w:rsidP="000B5098">
                            <w:pPr>
                              <w:jc w:val="center"/>
                              <w:rPr>
                                <w:rFonts w:ascii="Times New Roman" w:hAnsi="Times New Roman" w:cs="Times New Roman"/>
                                <w:b/>
                                <w:bCs/>
                              </w:rPr>
                            </w:pPr>
                          </w:p>
                          <w:p w14:paraId="0F29B00F" w14:textId="77777777" w:rsidR="00797926" w:rsidRPr="002F3D5A" w:rsidRDefault="00797926"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DB7A15" id="_x0000_s1031" style="position:absolute;margin-left:0;margin-top:-55.2pt;width:466.15pt;height:41.45pt;z-index:-25170841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vx5jwIAAJk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" fillcolor="navy" strokecolor="white [3212]" strokeweight="1pt">
                <v:textbox>
                  <w:txbxContent>
                    <w:p w14:paraId="0A9E7896" w14:textId="3B8C90E9" w:rsidR="00797926" w:rsidRPr="002F3D5A" w:rsidRDefault="00797926"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CE6C30" w:rsidRPr="002F3D5A">
                        <w:rPr>
                          <w:rFonts w:ascii="Times New Roman" w:hAnsi="Times New Roman" w:cs="Times New Roman"/>
                          <w:b/>
                          <w:bCs/>
                        </w:rPr>
                        <w:t>d</w:t>
                      </w:r>
                      <w:r w:rsidR="00CE6C30">
                        <w:rPr>
                          <w:rFonts w:ascii="Times New Roman" w:hAnsi="Times New Roman" w:cs="Times New Roman"/>
                          <w:b/>
                          <w:bCs/>
                        </w:rPr>
                        <w:t>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6" w:author="THERICH Prince" w:date="2026-02-17T16:21:00Z" w16du:dateUtc="2026-02-17T15:21:00Z">
                        <w:r w:rsidRPr="002F3D5A">
                          <w:rPr>
                            <w:rFonts w:ascii="Times New Roman" w:hAnsi="Times New Roman" w:cs="Times New Roman"/>
                            <w:b/>
                            <w:bCs/>
                            <w:sz w:val="28"/>
                            <w:szCs w:val="28"/>
                          </w:rPr>
                          <w:delText>L’HOPITAL LAQUINTINIE</w:delText>
                        </w:r>
                      </w:del>
                      <w:ins w:id="7" w:author="THERICH Prince" w:date="2026-02-17T16:21:00Z" w16du:dateUtc="2026-02-17T15:21:00Z">
                        <w:r w:rsidR="00534B6F" w:rsidRPr="002F3D5A">
                          <w:rPr>
                            <w:rFonts w:ascii="Times New Roman" w:hAnsi="Times New Roman" w:cs="Times New Roman"/>
                            <w:b/>
                            <w:bCs/>
                            <w:sz w:val="28"/>
                            <w:szCs w:val="28"/>
                          </w:rPr>
                          <w:t xml:space="preserve">l’hôpital </w:t>
                        </w:r>
                        <w:proofErr w:type="spellStart"/>
                        <w:r w:rsidR="00534B6F" w:rsidRPr="002F3D5A">
                          <w:rPr>
                            <w:rFonts w:ascii="Times New Roman" w:hAnsi="Times New Roman" w:cs="Times New Roman"/>
                            <w:b/>
                            <w:bCs/>
                            <w:sz w:val="28"/>
                            <w:szCs w:val="28"/>
                          </w:rPr>
                          <w:t>Laquintinie</w:t>
                        </w:r>
                      </w:ins>
                      <w:proofErr w:type="spellEnd"/>
                    </w:p>
                    <w:p w14:paraId="7C84D699" w14:textId="77777777" w:rsidR="00797926" w:rsidRPr="002F3D5A" w:rsidRDefault="00797926" w:rsidP="000B5098">
                      <w:pPr>
                        <w:jc w:val="center"/>
                        <w:rPr>
                          <w:rFonts w:ascii="Times New Roman" w:hAnsi="Times New Roman" w:cs="Times New Roman"/>
                          <w:b/>
                          <w:bCs/>
                        </w:rPr>
                      </w:pPr>
                    </w:p>
                    <w:p w14:paraId="0F29B00F" w14:textId="77777777" w:rsidR="00797926" w:rsidRPr="002F3D5A" w:rsidRDefault="00797926" w:rsidP="000B5098">
                      <w:pPr>
                        <w:jc w:val="center"/>
                      </w:pPr>
                    </w:p>
                  </w:txbxContent>
                </v:textbox>
                <w10:wrap anchorx="margin"/>
              </v:rect>
            </w:pict>
          </mc:Fallback>
        </mc:AlternateContent>
      </w:r>
    </w:p>
    <w:p w14:paraId="6E3DFF34" w14:textId="049318D3" w:rsidR="00885489" w:rsidRPr="002F3D5A" w:rsidRDefault="00885489" w:rsidP="00885489">
      <w:pPr>
        <w:pStyle w:val="ListParagraph"/>
        <w:ind w:left="1440"/>
        <w:rPr>
          <w:rFonts w:ascii="Times New Roman" w:hAnsi="Times New Roman" w:cs="Times New Roman"/>
          <w:b/>
          <w:bCs/>
        </w:rPr>
      </w:pPr>
    </w:p>
    <w:p w14:paraId="3F7A2FD3" w14:textId="0661666E" w:rsidR="00885489" w:rsidRPr="002F3D5A" w:rsidRDefault="00885489" w:rsidP="00885489">
      <w:pPr>
        <w:pStyle w:val="ListParagraph"/>
        <w:ind w:left="1440"/>
        <w:rPr>
          <w:rFonts w:ascii="Times New Roman" w:hAnsi="Times New Roman" w:cs="Times New Roman"/>
          <w:b/>
          <w:bCs/>
        </w:rPr>
      </w:pPr>
    </w:p>
    <w:p w14:paraId="2DBF74B8" w14:textId="5FA1623F" w:rsidR="00885489" w:rsidRPr="002F3D5A" w:rsidRDefault="00885489" w:rsidP="00885489">
      <w:pPr>
        <w:pStyle w:val="ListParagraph"/>
        <w:ind w:left="1440"/>
        <w:rPr>
          <w:rFonts w:ascii="Times New Roman" w:hAnsi="Times New Roman" w:cs="Times New Roman"/>
          <w:b/>
          <w:bCs/>
        </w:rPr>
      </w:pPr>
    </w:p>
    <w:p w14:paraId="45B25F54" w14:textId="2771CFEF" w:rsidR="00885489" w:rsidRPr="002F3D5A" w:rsidRDefault="00885489" w:rsidP="00885489">
      <w:pPr>
        <w:pStyle w:val="ListParagraph"/>
        <w:ind w:left="1440"/>
        <w:rPr>
          <w:rFonts w:ascii="Times New Roman" w:hAnsi="Times New Roman" w:cs="Times New Roman"/>
          <w:b/>
          <w:bCs/>
        </w:rPr>
      </w:pPr>
    </w:p>
    <w:p w14:paraId="03EB5E73" w14:textId="519E2D7C" w:rsidR="00885489" w:rsidRPr="002F3D5A" w:rsidRDefault="00885489" w:rsidP="00885489">
      <w:pPr>
        <w:pStyle w:val="ListParagraph"/>
        <w:ind w:left="1440"/>
        <w:rPr>
          <w:rFonts w:ascii="Times New Roman" w:hAnsi="Times New Roman" w:cs="Times New Roman"/>
          <w:b/>
          <w:bCs/>
        </w:rPr>
      </w:pPr>
    </w:p>
    <w:p w14:paraId="620A801E" w14:textId="6758678A" w:rsidR="00885489" w:rsidRPr="002F3D5A" w:rsidRDefault="00885489" w:rsidP="00885489">
      <w:pPr>
        <w:pStyle w:val="ListParagraph"/>
        <w:ind w:left="1440"/>
        <w:rPr>
          <w:rFonts w:ascii="Times New Roman" w:hAnsi="Times New Roman" w:cs="Times New Roman"/>
          <w:b/>
          <w:bCs/>
        </w:rPr>
      </w:pPr>
    </w:p>
    <w:p w14:paraId="41807716" w14:textId="258324C1" w:rsidR="00885489" w:rsidRPr="002F3D5A" w:rsidRDefault="00885489" w:rsidP="00885489">
      <w:pPr>
        <w:pStyle w:val="ListParagraph"/>
        <w:ind w:left="1440"/>
        <w:rPr>
          <w:rFonts w:ascii="Times New Roman" w:hAnsi="Times New Roman" w:cs="Times New Roman"/>
          <w:b/>
          <w:bCs/>
        </w:rPr>
      </w:pPr>
    </w:p>
    <w:p w14:paraId="648B59B0" w14:textId="74EA332C" w:rsidR="00885489" w:rsidRPr="002F3D5A" w:rsidRDefault="00885489" w:rsidP="00885489">
      <w:pPr>
        <w:pStyle w:val="ListParagraph"/>
        <w:ind w:left="1440"/>
        <w:rPr>
          <w:rFonts w:ascii="Times New Roman" w:hAnsi="Times New Roman" w:cs="Times New Roman"/>
          <w:b/>
          <w:bCs/>
        </w:rPr>
      </w:pPr>
    </w:p>
    <w:p w14:paraId="051DAD09" w14:textId="0FF6619A" w:rsidR="00885489" w:rsidRPr="002F3D5A" w:rsidRDefault="00885489" w:rsidP="00885489">
      <w:pPr>
        <w:pStyle w:val="ListParagraph"/>
        <w:ind w:left="1440"/>
        <w:rPr>
          <w:rFonts w:ascii="Times New Roman" w:hAnsi="Times New Roman" w:cs="Times New Roman"/>
          <w:b/>
          <w:bCs/>
        </w:rPr>
      </w:pPr>
    </w:p>
    <w:p w14:paraId="067BD1C4" w14:textId="4E4AAB50" w:rsidR="00885489" w:rsidRPr="002F3D5A" w:rsidRDefault="00885489" w:rsidP="00885489">
      <w:pPr>
        <w:pStyle w:val="ListParagraph"/>
        <w:ind w:left="1440"/>
        <w:rPr>
          <w:rFonts w:ascii="Times New Roman" w:hAnsi="Times New Roman" w:cs="Times New Roman"/>
          <w:b/>
          <w:bCs/>
        </w:rPr>
      </w:pPr>
    </w:p>
    <w:p w14:paraId="2A3A69E1" w14:textId="23CE39AE" w:rsidR="00885489" w:rsidRPr="002F3D5A" w:rsidRDefault="00885489" w:rsidP="00885489">
      <w:pPr>
        <w:pStyle w:val="ListParagraph"/>
        <w:ind w:left="1440"/>
        <w:rPr>
          <w:rFonts w:ascii="Times New Roman" w:hAnsi="Times New Roman" w:cs="Times New Roman"/>
          <w:b/>
          <w:bCs/>
        </w:rPr>
      </w:pPr>
    </w:p>
    <w:p w14:paraId="0356D90B" w14:textId="0E82EF4B" w:rsidR="00885489" w:rsidRPr="002F3D5A" w:rsidRDefault="00885489" w:rsidP="00885489">
      <w:pPr>
        <w:pStyle w:val="ListParagraph"/>
        <w:ind w:left="1440"/>
        <w:rPr>
          <w:rFonts w:ascii="Times New Roman" w:hAnsi="Times New Roman" w:cs="Times New Roman"/>
          <w:b/>
          <w:bCs/>
        </w:rPr>
      </w:pPr>
    </w:p>
    <w:p w14:paraId="36DF1363" w14:textId="4A90F2D1" w:rsidR="00885489" w:rsidRPr="002F3D5A" w:rsidRDefault="00885489" w:rsidP="00885489">
      <w:pPr>
        <w:pStyle w:val="ListParagraph"/>
        <w:ind w:left="1440"/>
        <w:rPr>
          <w:rFonts w:ascii="Times New Roman" w:hAnsi="Times New Roman" w:cs="Times New Roman"/>
          <w:b/>
          <w:bCs/>
        </w:rPr>
      </w:pPr>
    </w:p>
    <w:p w14:paraId="00928ED8" w14:textId="3E8FE1B5" w:rsidR="00885489" w:rsidRPr="002F3D5A" w:rsidRDefault="00885489" w:rsidP="00885489">
      <w:pPr>
        <w:pStyle w:val="ListParagraph"/>
        <w:ind w:left="1440"/>
        <w:rPr>
          <w:rFonts w:ascii="Times New Roman" w:hAnsi="Times New Roman" w:cs="Times New Roman"/>
          <w:b/>
          <w:bCs/>
        </w:rPr>
      </w:pPr>
    </w:p>
    <w:p w14:paraId="4217CAEF" w14:textId="54A539F0" w:rsidR="00885489" w:rsidRPr="002F3D5A" w:rsidRDefault="00885489" w:rsidP="00885489">
      <w:pPr>
        <w:pStyle w:val="ListParagraph"/>
        <w:ind w:left="1440"/>
        <w:rPr>
          <w:rFonts w:ascii="Times New Roman" w:hAnsi="Times New Roman" w:cs="Times New Roman"/>
          <w:b/>
          <w:bCs/>
        </w:rPr>
      </w:pPr>
    </w:p>
    <w:p w14:paraId="5F31BF4A" w14:textId="3FD82BB8" w:rsidR="00885489" w:rsidRPr="002F3D5A" w:rsidRDefault="00885489" w:rsidP="00885489">
      <w:pPr>
        <w:pStyle w:val="ListParagraph"/>
        <w:ind w:left="1440"/>
        <w:rPr>
          <w:rFonts w:ascii="Times New Roman" w:hAnsi="Times New Roman" w:cs="Times New Roman"/>
          <w:b/>
          <w:bCs/>
        </w:rPr>
      </w:pPr>
    </w:p>
    <w:p w14:paraId="7CDF8B98" w14:textId="55181245" w:rsidR="00885489" w:rsidRPr="002F3D5A" w:rsidRDefault="00885489" w:rsidP="00885489">
      <w:pPr>
        <w:pStyle w:val="ListParagraph"/>
        <w:ind w:left="1440"/>
        <w:rPr>
          <w:rFonts w:ascii="Times New Roman" w:hAnsi="Times New Roman" w:cs="Times New Roman"/>
          <w:b/>
          <w:bCs/>
        </w:rPr>
      </w:pPr>
    </w:p>
    <w:p w14:paraId="11E3224F" w14:textId="74F9FF0B" w:rsidR="00885489" w:rsidRPr="002F3D5A" w:rsidRDefault="00885489" w:rsidP="00885489">
      <w:pPr>
        <w:pStyle w:val="ListParagraph"/>
        <w:ind w:left="1440"/>
        <w:rPr>
          <w:rFonts w:ascii="Times New Roman" w:hAnsi="Times New Roman" w:cs="Times New Roman"/>
          <w:b/>
          <w:bCs/>
        </w:rPr>
      </w:pPr>
    </w:p>
    <w:p w14:paraId="349B1979" w14:textId="6F5FECED" w:rsidR="00885489" w:rsidRPr="002F3D5A" w:rsidRDefault="00885489" w:rsidP="00885489">
      <w:pPr>
        <w:pStyle w:val="ListParagraph"/>
        <w:ind w:left="1440"/>
        <w:rPr>
          <w:rFonts w:ascii="Times New Roman" w:hAnsi="Times New Roman" w:cs="Times New Roman"/>
          <w:b/>
          <w:bCs/>
        </w:rPr>
      </w:pPr>
    </w:p>
    <w:p w14:paraId="02E1EB31" w14:textId="4CD59181" w:rsidR="00885489" w:rsidRPr="002F3D5A" w:rsidRDefault="00885489" w:rsidP="00885489">
      <w:pPr>
        <w:pStyle w:val="ListParagraph"/>
        <w:ind w:left="1440"/>
        <w:rPr>
          <w:rFonts w:ascii="Times New Roman" w:hAnsi="Times New Roman" w:cs="Times New Roman"/>
          <w:b/>
          <w:bCs/>
        </w:rPr>
      </w:pPr>
    </w:p>
    <w:p w14:paraId="505D3AE3" w14:textId="1A58F2F2" w:rsidR="00885489" w:rsidRPr="002F3D5A" w:rsidRDefault="00885489" w:rsidP="00885489">
      <w:pPr>
        <w:pStyle w:val="ListParagraph"/>
        <w:ind w:left="1440"/>
        <w:rPr>
          <w:rFonts w:ascii="Times New Roman" w:hAnsi="Times New Roman" w:cs="Times New Roman"/>
          <w:b/>
          <w:bCs/>
        </w:rPr>
      </w:pPr>
    </w:p>
    <w:p w14:paraId="22377C19" w14:textId="29D43107" w:rsidR="00885489" w:rsidRPr="002F3D5A" w:rsidRDefault="00885489" w:rsidP="00885489">
      <w:pPr>
        <w:pStyle w:val="ListParagraph"/>
        <w:ind w:left="1440"/>
        <w:rPr>
          <w:rFonts w:ascii="Times New Roman" w:hAnsi="Times New Roman" w:cs="Times New Roman"/>
          <w:b/>
          <w:bCs/>
        </w:rPr>
      </w:pPr>
    </w:p>
    <w:p w14:paraId="3B406D4F" w14:textId="4C054A66" w:rsidR="00885489" w:rsidRPr="002F3D5A" w:rsidRDefault="00885489" w:rsidP="00885489">
      <w:pPr>
        <w:pStyle w:val="ListParagraph"/>
        <w:ind w:left="1440"/>
        <w:rPr>
          <w:rFonts w:ascii="Times New Roman" w:hAnsi="Times New Roman" w:cs="Times New Roman"/>
          <w:b/>
          <w:bCs/>
        </w:rPr>
      </w:pPr>
    </w:p>
    <w:p w14:paraId="05175284" w14:textId="36627433" w:rsidR="00885489" w:rsidRPr="002F3D5A" w:rsidRDefault="00885489" w:rsidP="00885489">
      <w:pPr>
        <w:pStyle w:val="ListParagraph"/>
        <w:ind w:left="1440"/>
        <w:rPr>
          <w:rFonts w:ascii="Times New Roman" w:hAnsi="Times New Roman" w:cs="Times New Roman"/>
          <w:b/>
          <w:bCs/>
        </w:rPr>
      </w:pPr>
    </w:p>
    <w:p w14:paraId="2F2D45CE" w14:textId="32418A36" w:rsidR="00885489" w:rsidRPr="002F3D5A" w:rsidRDefault="00885489" w:rsidP="00885489">
      <w:pPr>
        <w:pStyle w:val="ListParagraph"/>
        <w:ind w:left="1440"/>
        <w:rPr>
          <w:rFonts w:ascii="Times New Roman" w:hAnsi="Times New Roman" w:cs="Times New Roman"/>
          <w:b/>
          <w:bCs/>
        </w:rPr>
      </w:pPr>
    </w:p>
    <w:p w14:paraId="65316D6B" w14:textId="54A8E518" w:rsidR="00885489" w:rsidRPr="002F3D5A" w:rsidRDefault="00885489" w:rsidP="00885489">
      <w:pPr>
        <w:pStyle w:val="ListParagraph"/>
        <w:ind w:left="1440"/>
        <w:rPr>
          <w:rFonts w:ascii="Times New Roman" w:hAnsi="Times New Roman" w:cs="Times New Roman"/>
          <w:b/>
          <w:bCs/>
        </w:rPr>
      </w:pPr>
    </w:p>
    <w:p w14:paraId="070E9207" w14:textId="7029F3D8" w:rsidR="00885489" w:rsidRPr="002F3D5A" w:rsidRDefault="00885489" w:rsidP="00885489">
      <w:pPr>
        <w:pStyle w:val="ListParagraph"/>
        <w:ind w:left="1440"/>
        <w:rPr>
          <w:rFonts w:ascii="Times New Roman" w:hAnsi="Times New Roman" w:cs="Times New Roman"/>
          <w:b/>
          <w:bCs/>
        </w:rPr>
      </w:pPr>
    </w:p>
    <w:p w14:paraId="34B2A8E2" w14:textId="21333190" w:rsidR="00885489" w:rsidRPr="002F3D5A" w:rsidRDefault="00885489" w:rsidP="00885489">
      <w:pPr>
        <w:pStyle w:val="ListParagraph"/>
        <w:ind w:left="1440"/>
        <w:rPr>
          <w:rFonts w:ascii="Times New Roman" w:hAnsi="Times New Roman" w:cs="Times New Roman"/>
          <w:b/>
          <w:bCs/>
        </w:rPr>
      </w:pPr>
    </w:p>
    <w:p w14:paraId="09A9C654" w14:textId="647E4720" w:rsidR="00885489" w:rsidRPr="002F3D5A" w:rsidRDefault="00885489" w:rsidP="00885489">
      <w:pPr>
        <w:pStyle w:val="ListParagraph"/>
        <w:ind w:left="1440"/>
        <w:rPr>
          <w:rFonts w:ascii="Times New Roman" w:hAnsi="Times New Roman" w:cs="Times New Roman"/>
          <w:b/>
          <w:bCs/>
        </w:rPr>
      </w:pPr>
    </w:p>
    <w:p w14:paraId="5C4E15F6" w14:textId="3BFA0661" w:rsidR="00885489" w:rsidRPr="002F3D5A" w:rsidRDefault="00885489" w:rsidP="00885489">
      <w:pPr>
        <w:pStyle w:val="ListParagraph"/>
        <w:ind w:left="1440"/>
        <w:rPr>
          <w:rFonts w:ascii="Times New Roman" w:hAnsi="Times New Roman" w:cs="Times New Roman"/>
          <w:b/>
          <w:bCs/>
        </w:rPr>
      </w:pPr>
    </w:p>
    <w:p w14:paraId="2831AE83" w14:textId="794CF42A" w:rsidR="00885489" w:rsidRPr="002F3D5A" w:rsidRDefault="00885489" w:rsidP="00885489">
      <w:pPr>
        <w:pStyle w:val="ListParagraph"/>
        <w:ind w:left="1440"/>
        <w:rPr>
          <w:rFonts w:ascii="Times New Roman" w:hAnsi="Times New Roman" w:cs="Times New Roman"/>
          <w:b/>
          <w:bCs/>
        </w:rPr>
      </w:pPr>
    </w:p>
    <w:p w14:paraId="54C6701A" w14:textId="20D10770" w:rsidR="00885489" w:rsidRPr="002F3D5A" w:rsidRDefault="00885489" w:rsidP="00885489">
      <w:pPr>
        <w:pStyle w:val="ListParagraph"/>
        <w:ind w:left="1440"/>
        <w:rPr>
          <w:rFonts w:ascii="Times New Roman" w:hAnsi="Times New Roman" w:cs="Times New Roman"/>
          <w:b/>
          <w:bCs/>
        </w:rPr>
      </w:pPr>
    </w:p>
    <w:p w14:paraId="0BFCA118" w14:textId="4AED9005" w:rsidR="00885489" w:rsidRPr="002F3D5A" w:rsidRDefault="00885489" w:rsidP="00885489">
      <w:pPr>
        <w:pStyle w:val="ListParagraph"/>
        <w:ind w:left="1440"/>
        <w:rPr>
          <w:rFonts w:ascii="Times New Roman" w:hAnsi="Times New Roman" w:cs="Times New Roman"/>
          <w:b/>
          <w:bCs/>
        </w:rPr>
      </w:pPr>
    </w:p>
    <w:p w14:paraId="588B68E0" w14:textId="3D24A42C" w:rsidR="003D1656" w:rsidRPr="002F3D5A" w:rsidRDefault="003D1656" w:rsidP="00885489">
      <w:pPr>
        <w:pStyle w:val="ListParagraph"/>
        <w:ind w:left="1440"/>
        <w:rPr>
          <w:rFonts w:ascii="Times New Roman" w:hAnsi="Times New Roman" w:cs="Times New Roman"/>
          <w:b/>
          <w:bCs/>
        </w:rPr>
      </w:pPr>
    </w:p>
    <w:p w14:paraId="681096A6" w14:textId="428E8D2B" w:rsidR="003D1656" w:rsidRPr="002F3D5A" w:rsidRDefault="003D1656" w:rsidP="00885489">
      <w:pPr>
        <w:pStyle w:val="ListParagraph"/>
        <w:ind w:left="1440"/>
        <w:rPr>
          <w:rFonts w:ascii="Times New Roman" w:hAnsi="Times New Roman" w:cs="Times New Roman"/>
          <w:b/>
          <w:bCs/>
        </w:rPr>
      </w:pPr>
    </w:p>
    <w:p w14:paraId="65C19D5F" w14:textId="041787A2" w:rsidR="00885489" w:rsidRPr="002F3D5A" w:rsidRDefault="00885489" w:rsidP="00885489">
      <w:pPr>
        <w:pStyle w:val="ListParagraph"/>
        <w:ind w:left="1440"/>
        <w:rPr>
          <w:rFonts w:ascii="Times New Roman" w:hAnsi="Times New Roman" w:cs="Times New Roman"/>
          <w:b/>
          <w:bCs/>
        </w:rPr>
      </w:pPr>
    </w:p>
    <w:p w14:paraId="72958C31" w14:textId="4AB67FF6" w:rsidR="00885489" w:rsidRPr="002F3D5A" w:rsidRDefault="00885489" w:rsidP="00885489">
      <w:pPr>
        <w:pStyle w:val="ListParagraph"/>
        <w:ind w:left="1440"/>
        <w:rPr>
          <w:rFonts w:ascii="Times New Roman" w:hAnsi="Times New Roman" w:cs="Times New Roman"/>
          <w:b/>
          <w:bCs/>
        </w:rPr>
      </w:pPr>
    </w:p>
    <w:p w14:paraId="4881B08B" w14:textId="526A2026" w:rsidR="00885489" w:rsidRPr="002F3D5A" w:rsidRDefault="00885489" w:rsidP="00885489">
      <w:pPr>
        <w:pStyle w:val="ListParagraph"/>
        <w:ind w:left="1440"/>
        <w:rPr>
          <w:rFonts w:ascii="Times New Roman" w:hAnsi="Times New Roman" w:cs="Times New Roman"/>
          <w:b/>
          <w:bCs/>
        </w:rPr>
      </w:pPr>
    </w:p>
    <w:p w14:paraId="73C1D157" w14:textId="0D17C86F" w:rsidR="00885489" w:rsidRPr="002F3D5A" w:rsidRDefault="00CB09C6" w:rsidP="00885489">
      <w:pPr>
        <w:pStyle w:val="ListParagraph"/>
        <w:ind w:left="1440"/>
        <w:rPr>
          <w:rFonts w:ascii="Times New Roman" w:hAnsi="Times New Roman" w:cs="Times New Roman"/>
          <w:b/>
          <w:bCs/>
        </w:rPr>
      </w:pPr>
      <w:r w:rsidRPr="002F3D5A">
        <w:rPr>
          <w:rFonts w:ascii="Times New Roman" w:hAnsi="Times New Roman" w:cs="Times New Roman"/>
          <w:b/>
          <w:bCs/>
          <w:noProof/>
        </w:rPr>
        <mc:AlternateContent>
          <mc:Choice Requires="wpg">
            <w:drawing>
              <wp:anchor distT="0" distB="0" distL="114300" distR="114300" simplePos="0" relativeHeight="251608074" behindDoc="0" locked="0" layoutInCell="1" allowOverlap="1" wp14:anchorId="0469EE4A" wp14:editId="050AFE65">
                <wp:simplePos x="0" y="0"/>
                <wp:positionH relativeFrom="column">
                  <wp:posOffset>-97790</wp:posOffset>
                </wp:positionH>
                <wp:positionV relativeFrom="paragraph">
                  <wp:posOffset>546172</wp:posOffset>
                </wp:positionV>
                <wp:extent cx="6024245" cy="352425"/>
                <wp:effectExtent l="0" t="19050" r="14605" b="28575"/>
                <wp:wrapNone/>
                <wp:docPr id="22545198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140810795"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773EAB" w14:textId="4AF1CAA5" w:rsidR="00CB09C6" w:rsidRPr="002F3D5A" w:rsidRDefault="0056392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B09C6"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93028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171406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8B260" w14:textId="6D05EC16" w:rsidR="00CB09C6" w:rsidRPr="002F3D5A" w:rsidRDefault="00CB09C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C03FA9"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69EE4A" id="_x0000_s1032" style="position:absolute;left:0;text-align:left;margin-left:-7.7pt;margin-top:43pt;width:474.35pt;height:27.75pt;z-index:25160807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">
                <v:rect id="Rectangle 7" o:spid="_x0000_s103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" filled="f" strokecolor="white [3212]" strokeweight="1pt">
                  <v:textbox>
                    <w:txbxContent>
                      <w:p w14:paraId="32773EAB" w14:textId="4AF1CAA5" w:rsidR="00CB09C6" w:rsidRPr="002F3D5A" w:rsidRDefault="0056392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B09C6" w:rsidRPr="002F3D5A">
                          <w:rPr>
                            <w:rFonts w:ascii="Times New Roman" w:hAnsi="Times New Roman" w:cs="Times New Roman"/>
                            <w:color w:val="000000" w:themeColor="text1"/>
                          </w:rPr>
                          <w:t>et présenté par TCHUISSEU NOUKUI PRINCE DERLICH</w:t>
                        </w:r>
                      </w:p>
                    </w:txbxContent>
                  </v:textbox>
                </v:rect>
                <v:line id="Straight Connector 8" o:spid="_x0000_s103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" strokecolor="black [3213]" strokeweight="2.25pt">
                  <v:stroke joinstyle="miter"/>
                </v:line>
                <v:rect id="Rectangle 9" o:spid="_x0000_s103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" fillcolor="black [3213]" strokecolor="black [3213]" strokeweight="1pt">
                  <v:textbox>
                    <w:txbxContent>
                      <w:p w14:paraId="15B8B260" w14:textId="6D05EC16" w:rsidR="00CB09C6" w:rsidRPr="002F3D5A" w:rsidRDefault="00CB09C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C03FA9" w:rsidRPr="002F3D5A">
                          <w:rPr>
                            <w:rFonts w:ascii="Times New Roman" w:hAnsi="Times New Roman" w:cs="Times New Roman"/>
                            <w:sz w:val="28"/>
                            <w:szCs w:val="28"/>
                          </w:rPr>
                          <w:t>I</w:t>
                        </w:r>
                      </w:p>
                    </w:txbxContent>
                  </v:textbox>
                </v:rect>
              </v:group>
            </w:pict>
          </mc:Fallback>
        </mc:AlternateContent>
      </w:r>
    </w:p>
    <w:p w14:paraId="3AAAB25C" w14:textId="3685FF08" w:rsidR="00885489" w:rsidRPr="002F3D5A" w:rsidRDefault="0001515C" w:rsidP="00885489">
      <w:pPr>
        <w:pStyle w:val="ListParagraph"/>
        <w:ind w:left="1440"/>
        <w:rPr>
          <w:rFonts w:ascii="Times New Roman" w:hAnsi="Times New Roman" w:cs="Times New Roman"/>
          <w:b/>
          <w:bCs/>
        </w:rPr>
      </w:pPr>
      <w:r w:rsidRPr="002F3D5A">
        <w:rPr>
          <w:b/>
          <w:bCs/>
          <w:noProof/>
        </w:rPr>
        <w:lastRenderedPageBreak/>
        <mc:AlternateContent>
          <mc:Choice Requires="wps">
            <w:drawing>
              <wp:anchor distT="0" distB="0" distL="114300" distR="114300" simplePos="0" relativeHeight="251608066" behindDoc="0" locked="0" layoutInCell="1" allowOverlap="1" wp14:anchorId="57F50C16" wp14:editId="67C39AB3">
                <wp:simplePos x="0" y="0"/>
                <wp:positionH relativeFrom="margin">
                  <wp:posOffset>0</wp:posOffset>
                </wp:positionH>
                <wp:positionV relativeFrom="paragraph">
                  <wp:posOffset>-686641</wp:posOffset>
                </wp:positionV>
                <wp:extent cx="5920105" cy="526415"/>
                <wp:effectExtent l="0" t="0" r="23495" b="26035"/>
                <wp:wrapNone/>
                <wp:docPr id="120368156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F794F6" w14:textId="1A44D42B" w:rsidR="00E56BD7" w:rsidRPr="002F3D5A" w:rsidRDefault="00E56BD7" w:rsidP="000B5098">
                            <w:pPr>
                              <w:jc w:val="center"/>
                              <w:rPr>
                                <w:del w:id="8"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01515C" w:rsidRPr="002F3D5A">
                              <w:rPr>
                                <w:rFonts w:ascii="Times New Roman" w:hAnsi="Times New Roman" w:cs="Times New Roman"/>
                                <w:b/>
                                <w:bCs/>
                              </w:rPr>
                              <w:t>d</w:t>
                            </w:r>
                            <w:r w:rsidR="0001515C">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9" w:author="THERICH Prince" w:date="2026-02-17T16:21:00Z" w16du:dateUtc="2026-02-17T15:21:00Z">
                              <w:r w:rsidRPr="002F3D5A">
                                <w:rPr>
                                  <w:rFonts w:ascii="Times New Roman" w:hAnsi="Times New Roman" w:cs="Times New Roman"/>
                                  <w:b/>
                                  <w:bCs/>
                                  <w:sz w:val="28"/>
                                  <w:szCs w:val="28"/>
                                </w:rPr>
                                <w:delText>L’HOPITAL LAQUINTINIE</w:delText>
                              </w:r>
                            </w:del>
                          </w:p>
                          <w:p w14:paraId="181A8ADE" w14:textId="3433C357" w:rsidR="00E56BD7" w:rsidRPr="002F3D5A" w:rsidRDefault="00534B6F" w:rsidP="000B5098">
                            <w:pPr>
                              <w:jc w:val="center"/>
                              <w:rPr>
                                <w:rFonts w:ascii="Times New Roman" w:hAnsi="Times New Roman" w:cs="Times New Roman"/>
                                <w:b/>
                                <w:bCs/>
                              </w:rPr>
                            </w:pPr>
                            <w:ins w:id="10" w:author="THERICH Prince" w:date="2026-02-17T16:21:00Z" w16du:dateUtc="2026-02-17T15:21:00Z">
                              <w:r w:rsidRPr="002F3D5A">
                                <w:rPr>
                                  <w:rFonts w:ascii="Times New Roman" w:hAnsi="Times New Roman" w:cs="Times New Roman"/>
                                  <w:b/>
                                  <w:bCs/>
                                  <w:sz w:val="28"/>
                                  <w:szCs w:val="28"/>
                                </w:rPr>
                                <w:t xml:space="preserve">l’hôpital </w:t>
                              </w:r>
                              <w:proofErr w:type="spellStart"/>
                              <w:r w:rsidRPr="002F3D5A">
                                <w:rPr>
                                  <w:rFonts w:ascii="Times New Roman" w:hAnsi="Times New Roman" w:cs="Times New Roman"/>
                                  <w:b/>
                                  <w:bCs/>
                                  <w:sz w:val="28"/>
                                  <w:szCs w:val="28"/>
                                </w:rPr>
                                <w:t>Laquintinie</w:t>
                              </w:r>
                            </w:ins>
                            <w:proofErr w:type="spellEnd"/>
                          </w:p>
                          <w:p w14:paraId="4D4E36E5" w14:textId="77777777" w:rsidR="00E56BD7" w:rsidRPr="002F3D5A" w:rsidRDefault="00E56BD7"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F50C16" id="_x0000_s1036" style="position:absolute;left:0;text-align:left;margin-left:0;margin-top:-54.05pt;width:466.15pt;height:41.45pt;z-index:25160806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" fillcolor="navy" strokecolor="white [3212]" strokeweight="1pt">
                <v:textbox>
                  <w:txbxContent>
                    <w:p w14:paraId="3FF794F6" w14:textId="1A44D42B" w:rsidR="00E56BD7" w:rsidRPr="002F3D5A" w:rsidRDefault="00E56BD7" w:rsidP="000B5098">
                      <w:pPr>
                        <w:jc w:val="center"/>
                        <w:rPr>
                          <w:del w:id="11"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01515C" w:rsidRPr="002F3D5A">
                        <w:rPr>
                          <w:rFonts w:ascii="Times New Roman" w:hAnsi="Times New Roman" w:cs="Times New Roman"/>
                          <w:b/>
                          <w:bCs/>
                        </w:rPr>
                        <w:t>d</w:t>
                      </w:r>
                      <w:r w:rsidR="0001515C">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2" w:author="THERICH Prince" w:date="2026-02-17T16:21:00Z" w16du:dateUtc="2026-02-17T15:21:00Z">
                        <w:r w:rsidRPr="002F3D5A">
                          <w:rPr>
                            <w:rFonts w:ascii="Times New Roman" w:hAnsi="Times New Roman" w:cs="Times New Roman"/>
                            <w:b/>
                            <w:bCs/>
                            <w:sz w:val="28"/>
                            <w:szCs w:val="28"/>
                          </w:rPr>
                          <w:delText>L’HOPITAL LAQUINTINIE</w:delText>
                        </w:r>
                      </w:del>
                    </w:p>
                    <w:p w14:paraId="181A8ADE" w14:textId="3433C357" w:rsidR="00E56BD7" w:rsidRPr="002F3D5A" w:rsidRDefault="00534B6F" w:rsidP="000B5098">
                      <w:pPr>
                        <w:jc w:val="center"/>
                        <w:rPr>
                          <w:rFonts w:ascii="Times New Roman" w:hAnsi="Times New Roman" w:cs="Times New Roman"/>
                          <w:b/>
                          <w:bCs/>
                        </w:rPr>
                      </w:pPr>
                      <w:ins w:id="13" w:author="THERICH Prince" w:date="2026-02-17T16:21:00Z" w16du:dateUtc="2026-02-17T15:21:00Z">
                        <w:r w:rsidRPr="002F3D5A">
                          <w:rPr>
                            <w:rFonts w:ascii="Times New Roman" w:hAnsi="Times New Roman" w:cs="Times New Roman"/>
                            <w:b/>
                            <w:bCs/>
                            <w:sz w:val="28"/>
                            <w:szCs w:val="28"/>
                          </w:rPr>
                          <w:t xml:space="preserve">l’hôpital </w:t>
                        </w:r>
                        <w:proofErr w:type="spellStart"/>
                        <w:r w:rsidRPr="002F3D5A">
                          <w:rPr>
                            <w:rFonts w:ascii="Times New Roman" w:hAnsi="Times New Roman" w:cs="Times New Roman"/>
                            <w:b/>
                            <w:bCs/>
                            <w:sz w:val="28"/>
                            <w:szCs w:val="28"/>
                          </w:rPr>
                          <w:t>Laquintinie</w:t>
                        </w:r>
                      </w:ins>
                      <w:proofErr w:type="spellEnd"/>
                    </w:p>
                    <w:p w14:paraId="4D4E36E5" w14:textId="77777777" w:rsidR="00E56BD7" w:rsidRPr="002F3D5A" w:rsidRDefault="00E56BD7" w:rsidP="000B5098">
                      <w:pPr>
                        <w:jc w:val="center"/>
                      </w:pPr>
                    </w:p>
                  </w:txbxContent>
                </v:textbox>
                <w10:wrap anchorx="margin"/>
              </v:rect>
            </w:pict>
          </mc:Fallback>
        </mc:AlternateContent>
      </w:r>
    </w:p>
    <w:p w14:paraId="4B885376" w14:textId="4735ACB3" w:rsidR="00885489" w:rsidRPr="002F3D5A" w:rsidRDefault="00FC010A" w:rsidP="009B003D">
      <w:pPr>
        <w:pStyle w:val="ListParagraph"/>
        <w:ind w:left="1440"/>
        <w:jc w:val="center"/>
        <w:rPr>
          <w:rFonts w:ascii="Times New Roman" w:hAnsi="Times New Roman" w:cs="Times New Roman"/>
          <w:b/>
          <w:bCs/>
        </w:rPr>
      </w:pPr>
      <w:r w:rsidRPr="002F3D5A">
        <w:rPr>
          <w:rFonts w:ascii="Times New Roman" w:hAnsi="Times New Roman" w:cs="Times New Roman"/>
          <w:noProof/>
        </w:rPr>
        <mc:AlternateContent>
          <mc:Choice Requires="wps">
            <w:drawing>
              <wp:anchor distT="0" distB="0" distL="114300" distR="114300" simplePos="0" relativeHeight="251608067" behindDoc="0" locked="0" layoutInCell="1" allowOverlap="1" wp14:anchorId="0BE2618B" wp14:editId="5612A6E2">
                <wp:simplePos x="0" y="0"/>
                <wp:positionH relativeFrom="margin">
                  <wp:align>center</wp:align>
                </wp:positionH>
                <wp:positionV relativeFrom="paragraph">
                  <wp:posOffset>2154574</wp:posOffset>
                </wp:positionV>
                <wp:extent cx="4182778" cy="2921817"/>
                <wp:effectExtent l="19050" t="0" r="46355" b="983615"/>
                <wp:wrapNone/>
                <wp:docPr id="28" name="Thought Bubble: Cloud 5"/>
                <wp:cNvGraphicFramePr/>
                <a:graphic xmlns:a="http://schemas.openxmlformats.org/drawingml/2006/main">
                  <a:graphicData uri="http://schemas.microsoft.com/office/word/2010/wordprocessingShape">
                    <wps:wsp>
                      <wps:cNvSpPr/>
                      <wps:spPr>
                        <a:xfrm>
                          <a:off x="0" y="0"/>
                          <a:ext cx="4182778" cy="2921817"/>
                        </a:xfrm>
                        <a:prstGeom prst="cloudCallout">
                          <a:avLst>
                            <a:gd name="adj1" fmla="val -26574"/>
                            <a:gd name="adj2" fmla="val 80440"/>
                          </a:avLst>
                        </a:prstGeom>
                        <a:solidFill>
                          <a:srgbClr val="00008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C4B6E4" w14:textId="77777777" w:rsidR="00FC010A" w:rsidRPr="002F3D5A" w:rsidRDefault="00FC010A" w:rsidP="00FC010A">
                            <w:pPr>
                              <w:jc w:val="center"/>
                              <w:rPr>
                                <w:rFonts w:ascii="Times New Roman" w:hAnsi="Times New Roman" w:cs="Times New Roman"/>
                                <w:b/>
                                <w:sz w:val="72"/>
                              </w:rPr>
                            </w:pPr>
                            <w:r w:rsidRPr="002F3D5A">
                              <w:rPr>
                                <w:rFonts w:ascii="Times New Roman" w:hAnsi="Times New Roman" w:cs="Times New Roman"/>
                                <w:b/>
                                <w:sz w:val="72"/>
                              </w:rPr>
                              <w:t>A MA FAMILLE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2618B"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5" o:spid="_x0000_s1037" type="#_x0000_t106" style="position:absolute;left:0;text-align:left;margin-left:0;margin-top:169.65pt;width:329.35pt;height:230.05pt;z-index:25160806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" adj="5060,28175" fillcolor="navy" strokecolor="#1f3763 [1604]" strokeweight="1pt">
                <v:stroke joinstyle="miter"/>
                <v:textbox>
                  <w:txbxContent>
                    <w:p w14:paraId="06C4B6E4" w14:textId="77777777" w:rsidR="00FC010A" w:rsidRPr="002F3D5A" w:rsidRDefault="00FC010A" w:rsidP="00FC010A">
                      <w:pPr>
                        <w:jc w:val="center"/>
                        <w:rPr>
                          <w:rFonts w:ascii="Times New Roman" w:hAnsi="Times New Roman" w:cs="Times New Roman"/>
                          <w:b/>
                          <w:sz w:val="72"/>
                        </w:rPr>
                      </w:pPr>
                      <w:r w:rsidRPr="002F3D5A">
                        <w:rPr>
                          <w:rFonts w:ascii="Times New Roman" w:hAnsi="Times New Roman" w:cs="Times New Roman"/>
                          <w:b/>
                          <w:sz w:val="72"/>
                        </w:rPr>
                        <w:t>A MA FAMILLE</w:t>
                      </w:r>
                    </w:p>
                  </w:txbxContent>
                </v:textbox>
                <w10:wrap anchorx="margin"/>
              </v:shape>
            </w:pict>
          </mc:Fallback>
        </mc:AlternateContent>
      </w:r>
      <w:r w:rsidRPr="002F3D5A">
        <w:rPr>
          <w:rFonts w:ascii="Times New Roman" w:hAnsi="Times New Roman" w:cs="Times New Roman"/>
          <w:b/>
          <w:bCs/>
        </w:rPr>
        <w:br/>
      </w:r>
      <w:r w:rsidRPr="002F3D5A">
        <w:rPr>
          <w:rFonts w:ascii="Times New Roman" w:hAnsi="Times New Roman" w:cs="Times New Roman"/>
          <w:b/>
          <w:bCs/>
        </w:rPr>
        <w:br/>
      </w:r>
      <w:r w:rsidR="00313141" w:rsidRPr="002F3D5A">
        <w:rPr>
          <w:rFonts w:ascii="Times New Roman" w:hAnsi="Times New Roman" w:cs="Times New Roman"/>
          <w:b/>
          <w:bCs/>
          <w:color w:val="000080"/>
          <w:sz w:val="32"/>
          <w:szCs w:val="32"/>
          <w:u w:val="single"/>
        </w:rPr>
        <w:t>DEDICACE</w:t>
      </w:r>
      <w:r w:rsidRPr="002F3D5A">
        <w:rPr>
          <w:rFonts w:ascii="Times New Roman" w:hAnsi="Times New Roman" w:cs="Times New Roman"/>
          <w:b/>
          <w:bCs/>
        </w:rPr>
        <w:br/>
      </w:r>
      <w:r w:rsidRPr="002F3D5A">
        <w:rPr>
          <w:rFonts w:ascii="Times New Roman" w:hAnsi="Times New Roman" w:cs="Times New Roman"/>
          <w:b/>
          <w:bCs/>
        </w:rPr>
        <w:br/>
      </w:r>
      <w:r w:rsidRPr="002F3D5A">
        <w:rPr>
          <w:rFonts w:ascii="Times New Roman" w:hAnsi="Times New Roman" w:cs="Times New Roman"/>
          <w:b/>
          <w:bCs/>
        </w:rPr>
        <w:br/>
      </w:r>
      <w:r w:rsidRPr="002F3D5A">
        <w:rPr>
          <w:rFonts w:ascii="Times New Roman" w:hAnsi="Times New Roman" w:cs="Times New Roman"/>
          <w:b/>
          <w:bCs/>
        </w:rPr>
        <w:br/>
      </w:r>
      <w:r w:rsidRPr="002F3D5A">
        <w:rPr>
          <w:rFonts w:ascii="Times New Roman" w:hAnsi="Times New Roman" w:cs="Times New Roman"/>
          <w:b/>
          <w:bCs/>
        </w:rPr>
        <w:br/>
      </w:r>
      <w:r w:rsidRPr="002F3D5A">
        <w:rPr>
          <w:rFonts w:ascii="Times New Roman" w:hAnsi="Times New Roman" w:cs="Times New Roman"/>
          <w:b/>
          <w:bCs/>
        </w:rPr>
        <w:br/>
      </w:r>
      <w:r w:rsidRPr="002F3D5A">
        <w:rPr>
          <w:rFonts w:ascii="Times New Roman" w:hAnsi="Times New Roman" w:cs="Times New Roman"/>
          <w:b/>
          <w:bCs/>
        </w:rPr>
        <w:br/>
      </w:r>
    </w:p>
    <w:p w14:paraId="0482FB62" w14:textId="24D7E1C1" w:rsidR="00313141" w:rsidRPr="002F3D5A" w:rsidRDefault="00313141" w:rsidP="00313141"/>
    <w:p w14:paraId="1F8C4783" w14:textId="262CBF07" w:rsidR="00313141" w:rsidRPr="002F3D5A" w:rsidRDefault="00313141" w:rsidP="00313141"/>
    <w:p w14:paraId="1100BD98" w14:textId="590EBDB9" w:rsidR="00313141" w:rsidRPr="002F3D5A" w:rsidRDefault="00313141" w:rsidP="00313141"/>
    <w:p w14:paraId="21F6C457" w14:textId="14E492D4" w:rsidR="00313141" w:rsidRPr="002F3D5A" w:rsidRDefault="00313141" w:rsidP="00313141"/>
    <w:p w14:paraId="5D80A68E" w14:textId="6356CD51" w:rsidR="00313141" w:rsidRPr="002F3D5A" w:rsidRDefault="00313141" w:rsidP="00313141"/>
    <w:p w14:paraId="479767A5" w14:textId="48882F0A" w:rsidR="00313141" w:rsidRPr="002F3D5A" w:rsidRDefault="00313141" w:rsidP="00313141"/>
    <w:p w14:paraId="648AADED" w14:textId="1C0A57B9" w:rsidR="00313141" w:rsidRPr="002F3D5A" w:rsidRDefault="00313141" w:rsidP="00313141"/>
    <w:p w14:paraId="118CCB72" w14:textId="0434F3FE" w:rsidR="00313141" w:rsidRPr="002F3D5A" w:rsidRDefault="00313141" w:rsidP="00313141"/>
    <w:p w14:paraId="10573947" w14:textId="76782A76" w:rsidR="00313141" w:rsidRPr="002F3D5A" w:rsidRDefault="00313141" w:rsidP="00313141"/>
    <w:p w14:paraId="2B09795C" w14:textId="5C60C746" w:rsidR="00313141" w:rsidRPr="002F3D5A" w:rsidRDefault="00313141" w:rsidP="00313141"/>
    <w:p w14:paraId="7514B288" w14:textId="4ED320E1" w:rsidR="00313141" w:rsidRPr="002F3D5A" w:rsidRDefault="00313141" w:rsidP="00313141"/>
    <w:p w14:paraId="69889D21" w14:textId="541FD6D7" w:rsidR="00313141" w:rsidRPr="002F3D5A" w:rsidRDefault="00313141" w:rsidP="00313141"/>
    <w:p w14:paraId="72B1DB00" w14:textId="208792A8" w:rsidR="00313141" w:rsidRPr="002F3D5A" w:rsidRDefault="00313141" w:rsidP="00313141"/>
    <w:p w14:paraId="1C3BC592" w14:textId="5A7D54ED" w:rsidR="00313141" w:rsidRPr="002F3D5A" w:rsidRDefault="00313141" w:rsidP="00313141"/>
    <w:p w14:paraId="61EF8921" w14:textId="765B1008" w:rsidR="00313141" w:rsidRPr="002F3D5A" w:rsidRDefault="00313141" w:rsidP="00313141"/>
    <w:p w14:paraId="09F13BB3" w14:textId="350EECCA" w:rsidR="00313141" w:rsidRPr="002F3D5A" w:rsidRDefault="00313141" w:rsidP="00313141">
      <w:pPr>
        <w:rPr>
          <w:rFonts w:ascii="Times New Roman" w:hAnsi="Times New Roman" w:cs="Times New Roman"/>
          <w:b/>
          <w:bCs/>
        </w:rPr>
      </w:pPr>
    </w:p>
    <w:p w14:paraId="0AC1FB67" w14:textId="7039E0A0" w:rsidR="003725A9" w:rsidRPr="002F3D5A" w:rsidRDefault="003725A9" w:rsidP="003725A9">
      <w:pPr>
        <w:tabs>
          <w:tab w:val="left" w:pos="1622"/>
        </w:tabs>
        <w:rPr>
          <w:rFonts w:ascii="Times New Roman" w:hAnsi="Times New Roman" w:cs="Times New Roman"/>
          <w:b/>
          <w:bCs/>
        </w:rPr>
      </w:pPr>
    </w:p>
    <w:p w14:paraId="42BC680A" w14:textId="6EEF3306" w:rsidR="003725A9" w:rsidRPr="002F3D5A" w:rsidRDefault="00C03FA9" w:rsidP="003725A9">
      <w:pPr>
        <w:tabs>
          <w:tab w:val="left" w:pos="1622"/>
        </w:tabs>
        <w:rPr>
          <w:rFonts w:ascii="Times New Roman" w:hAnsi="Times New Roman" w:cs="Times New Roman"/>
          <w:b/>
          <w:bCs/>
        </w:rPr>
      </w:pPr>
      <w:r w:rsidRPr="002F3D5A">
        <w:rPr>
          <w:rFonts w:ascii="Times New Roman" w:hAnsi="Times New Roman" w:cs="Times New Roman"/>
          <w:b/>
          <w:bCs/>
          <w:noProof/>
        </w:rPr>
        <mc:AlternateContent>
          <mc:Choice Requires="wpg">
            <w:drawing>
              <wp:anchor distT="0" distB="0" distL="114300" distR="114300" simplePos="0" relativeHeight="251608075" behindDoc="0" locked="0" layoutInCell="1" allowOverlap="1" wp14:anchorId="26132780" wp14:editId="11CE0A6A">
                <wp:simplePos x="0" y="0"/>
                <wp:positionH relativeFrom="column">
                  <wp:posOffset>-97790</wp:posOffset>
                </wp:positionH>
                <wp:positionV relativeFrom="paragraph">
                  <wp:posOffset>792909</wp:posOffset>
                </wp:positionV>
                <wp:extent cx="6024245" cy="352425"/>
                <wp:effectExtent l="0" t="19050" r="14605" b="28575"/>
                <wp:wrapNone/>
                <wp:docPr id="48544383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81848426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9F47DA" w14:textId="3E97A42B" w:rsidR="00C03FA9" w:rsidRPr="002F3D5A" w:rsidRDefault="00DF724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03FA9"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25775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983361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33914" w14:textId="06CE7958" w:rsidR="00C03FA9" w:rsidRPr="002F3D5A" w:rsidRDefault="00C03FA9" w:rsidP="00544D43">
                              <w:pPr>
                                <w:jc w:val="center"/>
                                <w:rPr>
                                  <w:rFonts w:ascii="Times New Roman" w:hAnsi="Times New Roman" w:cs="Times New Roman"/>
                                  <w:sz w:val="28"/>
                                  <w:szCs w:val="28"/>
                                </w:rPr>
                              </w:pPr>
                              <w:r w:rsidRPr="002F3D5A">
                                <w:rPr>
                                  <w:rFonts w:ascii="Times New Roman" w:hAnsi="Times New Roman" w:cs="Times New Roman"/>
                                  <w:sz w:val="28"/>
                                  <w:szCs w:val="28"/>
                                </w:rPr>
                                <w:t>II</w:t>
                              </w:r>
                              <w:r w:rsidR="00426E16"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132780" id="_x0000_s1038" style="position:absolute;margin-left:-7.7pt;margin-top:62.45pt;width:474.35pt;height:27.75pt;z-index:251608075"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">
                <v:rect id="Rectangle 7" o:spid="_x0000_s103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" filled="f" strokecolor="white [3212]" strokeweight="1pt">
                  <v:textbox>
                    <w:txbxContent>
                      <w:p w14:paraId="749F47DA" w14:textId="3E97A42B" w:rsidR="00C03FA9" w:rsidRPr="002F3D5A" w:rsidRDefault="00DF724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03FA9" w:rsidRPr="002F3D5A">
                          <w:rPr>
                            <w:rFonts w:ascii="Times New Roman" w:hAnsi="Times New Roman" w:cs="Times New Roman"/>
                            <w:color w:val="000000" w:themeColor="text1"/>
                          </w:rPr>
                          <w:t>et présenté par TCHUISSEU NOUKUI PRINCE DERLICH</w:t>
                        </w:r>
                      </w:p>
                    </w:txbxContent>
                  </v:textbox>
                </v:rect>
                <v:line id="Straight Connector 8" o:spid="_x0000_s104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" strokecolor="black [3213]" strokeweight="2.25pt">
                  <v:stroke joinstyle="miter"/>
                </v:line>
                <v:rect id="Rectangle 9" o:spid="_x0000_s104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" fillcolor="black [3213]" strokecolor="black [3213]" strokeweight="1pt">
                  <v:textbox>
                    <w:txbxContent>
                      <w:p w14:paraId="60C33914" w14:textId="06CE7958" w:rsidR="00C03FA9" w:rsidRPr="002F3D5A" w:rsidRDefault="00C03FA9" w:rsidP="00544D43">
                        <w:pPr>
                          <w:jc w:val="center"/>
                          <w:rPr>
                            <w:rFonts w:ascii="Times New Roman" w:hAnsi="Times New Roman" w:cs="Times New Roman"/>
                            <w:sz w:val="28"/>
                            <w:szCs w:val="28"/>
                          </w:rPr>
                        </w:pPr>
                        <w:r w:rsidRPr="002F3D5A">
                          <w:rPr>
                            <w:rFonts w:ascii="Times New Roman" w:hAnsi="Times New Roman" w:cs="Times New Roman"/>
                            <w:sz w:val="28"/>
                            <w:szCs w:val="28"/>
                          </w:rPr>
                          <w:t>II</w:t>
                        </w:r>
                        <w:r w:rsidR="00426E16" w:rsidRPr="002F3D5A">
                          <w:rPr>
                            <w:rFonts w:ascii="Times New Roman" w:hAnsi="Times New Roman" w:cs="Times New Roman"/>
                            <w:sz w:val="28"/>
                            <w:szCs w:val="28"/>
                          </w:rPr>
                          <w:t>I</w:t>
                        </w:r>
                      </w:p>
                    </w:txbxContent>
                  </v:textbox>
                </v:rect>
              </v:group>
            </w:pict>
          </mc:Fallback>
        </mc:AlternateContent>
      </w:r>
    </w:p>
    <w:p w14:paraId="64FAB947" w14:textId="5857AC9D" w:rsidR="00730DF2" w:rsidRPr="002F3D5A" w:rsidRDefault="00F56DE2" w:rsidP="00730DF2">
      <w:pPr>
        <w:tabs>
          <w:tab w:val="left" w:pos="1622"/>
        </w:tabs>
        <w:jc w:val="center"/>
        <w:rPr>
          <w:rFonts w:ascii="Times New Roman" w:hAnsi="Times New Roman" w:cs="Times New Roman"/>
          <w:b/>
          <w:bCs/>
          <w:sz w:val="28"/>
          <w:szCs w:val="28"/>
          <w:u w:val="single"/>
        </w:rPr>
      </w:pPr>
      <w:r w:rsidRPr="002F3D5A">
        <w:rPr>
          <w:rFonts w:ascii="Times New Roman" w:hAnsi="Times New Roman" w:cs="Times New Roman"/>
          <w:b/>
          <w:bCs/>
          <w:sz w:val="28"/>
          <w:szCs w:val="28"/>
          <w:u w:val="single"/>
        </w:rPr>
        <w:lastRenderedPageBreak/>
        <w:br/>
      </w:r>
      <w:r w:rsidRPr="002F3D5A">
        <w:rPr>
          <w:b/>
          <w:bCs/>
          <w:noProof/>
        </w:rPr>
        <mc:AlternateContent>
          <mc:Choice Requires="wps">
            <w:drawing>
              <wp:anchor distT="0" distB="0" distL="114300" distR="114300" simplePos="0" relativeHeight="251608068" behindDoc="0" locked="0" layoutInCell="1" allowOverlap="1" wp14:anchorId="5647B9E0" wp14:editId="24990E7C">
                <wp:simplePos x="0" y="0"/>
                <wp:positionH relativeFrom="margin">
                  <wp:posOffset>-5921</wp:posOffset>
                </wp:positionH>
                <wp:positionV relativeFrom="paragraph">
                  <wp:posOffset>-691515</wp:posOffset>
                </wp:positionV>
                <wp:extent cx="5920105" cy="526415"/>
                <wp:effectExtent l="0" t="0" r="23495" b="26035"/>
                <wp:wrapNone/>
                <wp:docPr id="211370617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B3BBA4" w14:textId="3F3977DF" w:rsidR="00242FDE" w:rsidRPr="002F3D5A" w:rsidRDefault="00242FDE"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4" w:author="THERICH Prince" w:date="2026-02-17T16:21:00Z" w16du:dateUtc="2026-02-17T15:21:00Z">
                              <w:r w:rsidRPr="002F3D5A">
                                <w:rPr>
                                  <w:rFonts w:ascii="Times New Roman" w:hAnsi="Times New Roman" w:cs="Times New Roman"/>
                                  <w:b/>
                                  <w:bCs/>
                                  <w:sz w:val="28"/>
                                  <w:szCs w:val="28"/>
                                </w:rPr>
                                <w:delText>L’HOPITAL LAQUINTINIE</w:delText>
                              </w:r>
                            </w:del>
                            <w:ins w:id="15" w:author="THERICH Prince" w:date="2026-02-17T16:21:00Z" w16du:dateUtc="2026-02-17T15:21:00Z">
                              <w:r w:rsidR="00534B6F" w:rsidRPr="002F3D5A">
                                <w:rPr>
                                  <w:rFonts w:ascii="Times New Roman" w:hAnsi="Times New Roman" w:cs="Times New Roman"/>
                                  <w:b/>
                                  <w:bCs/>
                                  <w:sz w:val="28"/>
                                  <w:szCs w:val="28"/>
                                </w:rPr>
                                <w:t xml:space="preserve">l’hôpital </w:t>
                              </w:r>
                              <w:proofErr w:type="spellStart"/>
                              <w:r w:rsidR="00534B6F" w:rsidRPr="002F3D5A">
                                <w:rPr>
                                  <w:rFonts w:ascii="Times New Roman" w:hAnsi="Times New Roman" w:cs="Times New Roman"/>
                                  <w:b/>
                                  <w:bCs/>
                                  <w:sz w:val="28"/>
                                  <w:szCs w:val="28"/>
                                </w:rPr>
                                <w:t>Laquintinie</w:t>
                              </w:r>
                            </w:ins>
                            <w:proofErr w:type="spellEnd"/>
                          </w:p>
                          <w:p w14:paraId="61324BEE" w14:textId="77777777" w:rsidR="00242FDE" w:rsidRPr="002F3D5A" w:rsidRDefault="00242FDE" w:rsidP="000B5098">
                            <w:pPr>
                              <w:jc w:val="center"/>
                              <w:rPr>
                                <w:rFonts w:ascii="Times New Roman" w:hAnsi="Times New Roman" w:cs="Times New Roman"/>
                                <w:b/>
                                <w:bCs/>
                              </w:rPr>
                            </w:pPr>
                          </w:p>
                          <w:p w14:paraId="6197E2FE" w14:textId="77777777" w:rsidR="00242FDE" w:rsidRPr="002F3D5A" w:rsidRDefault="00242FDE"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47B9E0" id="_x0000_s1042" style="position:absolute;left:0;text-align:left;margin-left:-.45pt;margin-top:-54.45pt;width:466.15pt;height:41.45pt;z-index:2516080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" fillcolor="navy" strokecolor="white [3212]" strokeweight="1pt">
                <v:textbox>
                  <w:txbxContent>
                    <w:p w14:paraId="43B3BBA4" w14:textId="3F3977DF" w:rsidR="00242FDE" w:rsidRPr="002F3D5A" w:rsidRDefault="00242FDE"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6" w:author="THERICH Prince" w:date="2026-02-17T16:21:00Z" w16du:dateUtc="2026-02-17T15:21:00Z">
                        <w:r w:rsidRPr="002F3D5A">
                          <w:rPr>
                            <w:rFonts w:ascii="Times New Roman" w:hAnsi="Times New Roman" w:cs="Times New Roman"/>
                            <w:b/>
                            <w:bCs/>
                            <w:sz w:val="28"/>
                            <w:szCs w:val="28"/>
                          </w:rPr>
                          <w:delText>L’HOPITAL LAQUINTINIE</w:delText>
                        </w:r>
                      </w:del>
                      <w:ins w:id="17" w:author="THERICH Prince" w:date="2026-02-17T16:21:00Z" w16du:dateUtc="2026-02-17T15:21:00Z">
                        <w:r w:rsidR="00534B6F" w:rsidRPr="002F3D5A">
                          <w:rPr>
                            <w:rFonts w:ascii="Times New Roman" w:hAnsi="Times New Roman" w:cs="Times New Roman"/>
                            <w:b/>
                            <w:bCs/>
                            <w:sz w:val="28"/>
                            <w:szCs w:val="28"/>
                          </w:rPr>
                          <w:t xml:space="preserve">l’hôpital </w:t>
                        </w:r>
                        <w:proofErr w:type="spellStart"/>
                        <w:r w:rsidR="00534B6F" w:rsidRPr="002F3D5A">
                          <w:rPr>
                            <w:rFonts w:ascii="Times New Roman" w:hAnsi="Times New Roman" w:cs="Times New Roman"/>
                            <w:b/>
                            <w:bCs/>
                            <w:sz w:val="28"/>
                            <w:szCs w:val="28"/>
                          </w:rPr>
                          <w:t>Laquintinie</w:t>
                        </w:r>
                      </w:ins>
                      <w:proofErr w:type="spellEnd"/>
                    </w:p>
                    <w:p w14:paraId="61324BEE" w14:textId="77777777" w:rsidR="00242FDE" w:rsidRPr="002F3D5A" w:rsidRDefault="00242FDE" w:rsidP="000B5098">
                      <w:pPr>
                        <w:jc w:val="center"/>
                        <w:rPr>
                          <w:rFonts w:ascii="Times New Roman" w:hAnsi="Times New Roman" w:cs="Times New Roman"/>
                          <w:b/>
                          <w:bCs/>
                        </w:rPr>
                      </w:pPr>
                    </w:p>
                    <w:p w14:paraId="6197E2FE" w14:textId="77777777" w:rsidR="00242FDE" w:rsidRPr="002F3D5A" w:rsidRDefault="00242FDE" w:rsidP="000B5098">
                      <w:pPr>
                        <w:jc w:val="center"/>
                      </w:pPr>
                    </w:p>
                  </w:txbxContent>
                </v:textbox>
                <w10:wrap anchorx="margin"/>
              </v:rect>
            </w:pict>
          </mc:Fallback>
        </mc:AlternateContent>
      </w:r>
      <w:r w:rsidR="00730DF2" w:rsidRPr="002F3D5A">
        <w:rPr>
          <w:rFonts w:ascii="Times New Roman" w:hAnsi="Times New Roman" w:cs="Times New Roman"/>
          <w:b/>
          <w:bCs/>
          <w:sz w:val="28"/>
          <w:szCs w:val="28"/>
          <w:u w:val="single"/>
        </w:rPr>
        <w:t>REMERCIEMENTS</w:t>
      </w:r>
    </w:p>
    <w:p w14:paraId="46337AA6" w14:textId="29B4BB77" w:rsidR="00730DF2" w:rsidRPr="002F3D5A" w:rsidRDefault="00730DF2" w:rsidP="003725A9">
      <w:pPr>
        <w:tabs>
          <w:tab w:val="left" w:pos="1622"/>
        </w:tabs>
        <w:rPr>
          <w:rFonts w:ascii="Times New Roman" w:hAnsi="Times New Roman" w:cs="Times New Roman"/>
          <w:b/>
          <w:bCs/>
        </w:rPr>
      </w:pPr>
    </w:p>
    <w:p w14:paraId="0295EA36" w14:textId="00360C6F" w:rsidR="00E86629" w:rsidRPr="002F3D5A" w:rsidRDefault="00E57B9F" w:rsidP="00E57B9F">
      <w:pPr>
        <w:tabs>
          <w:tab w:val="left" w:pos="2206"/>
        </w:tabs>
        <w:ind w:left="710"/>
        <w:rPr>
          <w:rFonts w:ascii="Times New Roman" w:hAnsi="Times New Roman" w:cs="Times New Roman"/>
          <w:sz w:val="28"/>
          <w:szCs w:val="28"/>
        </w:rPr>
      </w:pPr>
      <w:r w:rsidRPr="002F3D5A">
        <w:rPr>
          <w:rFonts w:ascii="Times New Roman" w:hAnsi="Times New Roman" w:cs="Times New Roman"/>
          <w:sz w:val="28"/>
          <w:szCs w:val="28"/>
        </w:rPr>
        <w:t xml:space="preserve">       Mes remerciements les plus sincères vont à l'ensemble des personnes ayant rendu possible cette réalisation</w:t>
      </w:r>
      <w:r w:rsidR="00E86629" w:rsidRPr="002F3D5A">
        <w:rPr>
          <w:rFonts w:ascii="Times New Roman" w:hAnsi="Times New Roman" w:cs="Times New Roman"/>
          <w:sz w:val="28"/>
          <w:szCs w:val="28"/>
        </w:rPr>
        <w:t xml:space="preserve"> en pensant notamment à :</w:t>
      </w:r>
    </w:p>
    <w:p w14:paraId="4C46C2E7" w14:textId="6574FEFE"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sz w:val="28"/>
          <w:szCs w:val="28"/>
        </w:rPr>
        <w:t xml:space="preserve"> </w:t>
      </w:r>
      <w:r w:rsidRPr="002F3D5A">
        <w:rPr>
          <w:rFonts w:ascii="Times New Roman" w:hAnsi="Times New Roman" w:cs="Times New Roman"/>
          <w:b/>
          <w:sz w:val="28"/>
          <w:szCs w:val="28"/>
        </w:rPr>
        <w:t>Pr Jacques ETAME</w:t>
      </w:r>
      <w:r w:rsidRPr="002F3D5A">
        <w:rPr>
          <w:rFonts w:ascii="Times New Roman" w:hAnsi="Times New Roman" w:cs="Times New Roman"/>
          <w:sz w:val="28"/>
          <w:szCs w:val="28"/>
        </w:rPr>
        <w:t xml:space="preserve">, </w:t>
      </w:r>
      <w:r w:rsidR="00AA6771" w:rsidRPr="002F3D5A">
        <w:rPr>
          <w:rFonts w:ascii="Times New Roman" w:hAnsi="Times New Roman" w:cs="Times New Roman"/>
          <w:sz w:val="28"/>
          <w:szCs w:val="28"/>
        </w:rPr>
        <w:t>directeur de l’IUT de Douala, pour les multiples ressources et facilités qu’il met à disposition des étudiants, favorisant ainsi une formation de qualité optimale</w:t>
      </w:r>
      <w:r w:rsidRPr="002F3D5A">
        <w:rPr>
          <w:rFonts w:ascii="Times New Roman" w:hAnsi="Times New Roman" w:cs="Times New Roman"/>
          <w:sz w:val="28"/>
          <w:szCs w:val="28"/>
        </w:rPr>
        <w:t>.</w:t>
      </w:r>
    </w:p>
    <w:p w14:paraId="51AFF4FB" w14:textId="3428B924"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sz w:val="28"/>
          <w:szCs w:val="28"/>
        </w:rPr>
        <w:t xml:space="preserve"> </w:t>
      </w:r>
      <w:r w:rsidRPr="002F3D5A">
        <w:rPr>
          <w:rFonts w:ascii="Times New Roman" w:hAnsi="Times New Roman" w:cs="Times New Roman"/>
          <w:b/>
          <w:sz w:val="28"/>
          <w:szCs w:val="28"/>
        </w:rPr>
        <w:t>Pr Ghislain MENGATA</w:t>
      </w:r>
      <w:r w:rsidRPr="002F3D5A">
        <w:rPr>
          <w:rFonts w:ascii="Times New Roman" w:hAnsi="Times New Roman" w:cs="Times New Roman"/>
          <w:sz w:val="28"/>
          <w:szCs w:val="28"/>
        </w:rPr>
        <w:t>, le directeur adjoint de l’IUT</w:t>
      </w:r>
      <w:r w:rsidR="00272DDD" w:rsidRPr="002F3D5A">
        <w:rPr>
          <w:rFonts w:ascii="Times New Roman" w:hAnsi="Times New Roman" w:cs="Times New Roman"/>
          <w:sz w:val="28"/>
          <w:szCs w:val="28"/>
        </w:rPr>
        <w:t>, dont les interventions constantes assurent le bon fonctionnement des activités pédagogiques de notre institut.</w:t>
      </w:r>
    </w:p>
    <w:p w14:paraId="66562297" w14:textId="7E4F32BF"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sz w:val="28"/>
          <w:szCs w:val="28"/>
        </w:rPr>
        <w:t>Pr MINYAKA</w:t>
      </w:r>
      <w:r w:rsidRPr="002F3D5A">
        <w:rPr>
          <w:rFonts w:ascii="Times New Roman" w:hAnsi="Times New Roman" w:cs="Times New Roman"/>
          <w:sz w:val="28"/>
          <w:szCs w:val="28"/>
        </w:rPr>
        <w:t>, le directeur de la formation initiale</w:t>
      </w:r>
      <w:r w:rsidR="00075494" w:rsidRPr="002F3D5A">
        <w:rPr>
          <w:rFonts w:ascii="Times New Roman" w:hAnsi="Times New Roman" w:cs="Times New Roman"/>
          <w:sz w:val="28"/>
          <w:szCs w:val="28"/>
        </w:rPr>
        <w:t>, toujours disponible et dévoué au service des étudiants durant toute la durée de nos études</w:t>
      </w:r>
      <w:r w:rsidRPr="002F3D5A">
        <w:rPr>
          <w:rFonts w:ascii="Times New Roman" w:hAnsi="Times New Roman" w:cs="Times New Roman"/>
          <w:sz w:val="28"/>
          <w:szCs w:val="28"/>
        </w:rPr>
        <w:t>.</w:t>
      </w:r>
    </w:p>
    <w:p w14:paraId="1179D9CB" w14:textId="617FADFD"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sz w:val="28"/>
          <w:szCs w:val="28"/>
        </w:rPr>
        <w:t>Pr ESSIBEN</w:t>
      </w:r>
      <w:r w:rsidRPr="002F3D5A">
        <w:rPr>
          <w:rFonts w:ascii="Times New Roman" w:hAnsi="Times New Roman" w:cs="Times New Roman"/>
          <w:sz w:val="28"/>
          <w:szCs w:val="28"/>
        </w:rPr>
        <w:t xml:space="preserve">, </w:t>
      </w:r>
      <w:r w:rsidR="001E542C" w:rsidRPr="002F3D5A">
        <w:rPr>
          <w:rFonts w:ascii="Times New Roman" w:hAnsi="Times New Roman" w:cs="Times New Roman"/>
          <w:sz w:val="28"/>
          <w:szCs w:val="28"/>
        </w:rPr>
        <w:t>chef du département génie informatique, qui nous a fourni un corps enseignant hautement qualifié et professionnel</w:t>
      </w:r>
      <w:r w:rsidRPr="002F3D5A">
        <w:rPr>
          <w:rFonts w:ascii="Times New Roman" w:hAnsi="Times New Roman" w:cs="Times New Roman"/>
          <w:sz w:val="28"/>
          <w:szCs w:val="28"/>
        </w:rPr>
        <w:t>.</w:t>
      </w:r>
    </w:p>
    <w:p w14:paraId="0AA4F98C" w14:textId="13F9CC4B"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sz w:val="28"/>
          <w:szCs w:val="28"/>
        </w:rPr>
        <w:t xml:space="preserve">Mr. </w:t>
      </w:r>
      <w:r w:rsidR="00C04A09" w:rsidRPr="002F3D5A">
        <w:rPr>
          <w:rFonts w:ascii="Times New Roman" w:hAnsi="Times New Roman" w:cs="Times New Roman"/>
          <w:b/>
          <w:sz w:val="28"/>
          <w:szCs w:val="28"/>
        </w:rPr>
        <w:t>******************</w:t>
      </w:r>
      <w:r w:rsidRPr="002F3D5A">
        <w:rPr>
          <w:rFonts w:ascii="Times New Roman" w:hAnsi="Times New Roman" w:cs="Times New Roman"/>
          <w:sz w:val="28"/>
          <w:szCs w:val="28"/>
        </w:rPr>
        <w:t xml:space="preserve">, </w:t>
      </w:r>
      <w:r w:rsidR="00146D20" w:rsidRPr="002F3D5A">
        <w:rPr>
          <w:rFonts w:ascii="Times New Roman" w:hAnsi="Times New Roman" w:cs="Times New Roman"/>
          <w:sz w:val="28"/>
          <w:szCs w:val="28"/>
        </w:rPr>
        <w:t>mon encadrant académique, excellent pédagogue et superviseur d’une grande compétence.</w:t>
      </w:r>
    </w:p>
    <w:p w14:paraId="76061732" w14:textId="290B7E0D" w:rsidR="00E86629"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bCs/>
          <w:sz w:val="28"/>
          <w:szCs w:val="28"/>
        </w:rPr>
        <w:t xml:space="preserve">Dr Marie Solange NDOM EBONGUE, </w:t>
      </w:r>
      <w:r w:rsidR="00090C46" w:rsidRPr="002F3D5A">
        <w:rPr>
          <w:rFonts w:ascii="Times New Roman" w:hAnsi="Times New Roman" w:cs="Times New Roman"/>
          <w:sz w:val="28"/>
          <w:szCs w:val="28"/>
        </w:rPr>
        <w:t xml:space="preserve">directrice de l’hôpital </w:t>
      </w:r>
      <w:proofErr w:type="spellStart"/>
      <w:r w:rsidR="00090C46" w:rsidRPr="002F3D5A">
        <w:rPr>
          <w:rFonts w:ascii="Times New Roman" w:hAnsi="Times New Roman" w:cs="Times New Roman"/>
          <w:sz w:val="28"/>
          <w:szCs w:val="28"/>
        </w:rPr>
        <w:t>Laquintinie</w:t>
      </w:r>
      <w:proofErr w:type="spellEnd"/>
      <w:r w:rsidR="00090C46" w:rsidRPr="002F3D5A">
        <w:rPr>
          <w:rFonts w:ascii="Times New Roman" w:hAnsi="Times New Roman" w:cs="Times New Roman"/>
          <w:sz w:val="28"/>
          <w:szCs w:val="28"/>
        </w:rPr>
        <w:t xml:space="preserve"> de Douala, qui m’a accueilli au sein de son établissement.</w:t>
      </w:r>
    </w:p>
    <w:p w14:paraId="4F354400" w14:textId="77777777" w:rsidR="00005784" w:rsidRPr="002F3D5A" w:rsidRDefault="00E86629"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sz w:val="28"/>
          <w:szCs w:val="28"/>
        </w:rPr>
        <w:t>Mr MABOA Ady</w:t>
      </w:r>
      <w:r w:rsidRPr="002F3D5A">
        <w:rPr>
          <w:rFonts w:ascii="Times New Roman" w:hAnsi="Times New Roman" w:cs="Times New Roman"/>
          <w:sz w:val="28"/>
          <w:szCs w:val="28"/>
        </w:rPr>
        <w:t xml:space="preserve">, </w:t>
      </w:r>
      <w:r w:rsidR="00005784" w:rsidRPr="002F3D5A">
        <w:rPr>
          <w:rFonts w:ascii="Times New Roman" w:hAnsi="Times New Roman" w:cs="Times New Roman"/>
          <w:sz w:val="28"/>
          <w:szCs w:val="28"/>
        </w:rPr>
        <w:t>mon tuteur professionnel auprès de qui j’ai acquis de précieuses compétences techniques et un savoir-être exemplaire en milieu professionnel.</w:t>
      </w:r>
    </w:p>
    <w:p w14:paraId="12570C15" w14:textId="77777777" w:rsidR="005B770E" w:rsidRPr="002F3D5A" w:rsidRDefault="002D106C"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sz w:val="28"/>
          <w:szCs w:val="28"/>
        </w:rPr>
        <w:t>Le personnel de la </w:t>
      </w:r>
      <w:r w:rsidRPr="002F3D5A">
        <w:rPr>
          <w:rFonts w:ascii="Times New Roman" w:hAnsi="Times New Roman" w:cs="Times New Roman"/>
          <w:b/>
          <w:bCs/>
          <w:sz w:val="28"/>
          <w:szCs w:val="28"/>
        </w:rPr>
        <w:t>Cellule Informatique (CI)</w:t>
      </w:r>
      <w:r w:rsidRPr="002F3D5A">
        <w:rPr>
          <w:rFonts w:ascii="Times New Roman" w:hAnsi="Times New Roman" w:cs="Times New Roman"/>
          <w:b/>
          <w:sz w:val="28"/>
          <w:szCs w:val="28"/>
        </w:rPr>
        <w:t xml:space="preserve"> de l’hôpital </w:t>
      </w:r>
      <w:proofErr w:type="spellStart"/>
      <w:r w:rsidRPr="002F3D5A">
        <w:rPr>
          <w:rFonts w:ascii="Times New Roman" w:hAnsi="Times New Roman" w:cs="Times New Roman"/>
          <w:b/>
          <w:sz w:val="28"/>
          <w:szCs w:val="28"/>
        </w:rPr>
        <w:t>Laquintinie</w:t>
      </w:r>
      <w:proofErr w:type="spellEnd"/>
      <w:r w:rsidRPr="002F3D5A">
        <w:rPr>
          <w:rFonts w:ascii="Times New Roman" w:hAnsi="Times New Roman" w:cs="Times New Roman"/>
          <w:b/>
          <w:sz w:val="28"/>
          <w:szCs w:val="28"/>
        </w:rPr>
        <w:t xml:space="preserve"> de Douala pour leur chaleureux accueil, leur considération et leur aide précieuse : particulièrement </w:t>
      </w:r>
      <w:r w:rsidRPr="002F3D5A">
        <w:rPr>
          <w:rFonts w:ascii="Times New Roman" w:hAnsi="Times New Roman" w:cs="Times New Roman"/>
          <w:b/>
          <w:bCs/>
          <w:sz w:val="28"/>
          <w:szCs w:val="28"/>
        </w:rPr>
        <w:t>Mr MABOA ADY</w:t>
      </w:r>
      <w:r w:rsidRPr="002F3D5A">
        <w:rPr>
          <w:rFonts w:ascii="Times New Roman" w:hAnsi="Times New Roman" w:cs="Times New Roman"/>
          <w:b/>
          <w:sz w:val="28"/>
          <w:szCs w:val="28"/>
        </w:rPr>
        <w:t>, </w:t>
      </w:r>
      <w:r w:rsidRPr="002F3D5A">
        <w:rPr>
          <w:rFonts w:ascii="Times New Roman" w:hAnsi="Times New Roman" w:cs="Times New Roman"/>
          <w:b/>
          <w:bCs/>
          <w:sz w:val="28"/>
          <w:szCs w:val="28"/>
        </w:rPr>
        <w:t>Mr NGUIDJO Simon</w:t>
      </w:r>
      <w:r w:rsidRPr="002F3D5A">
        <w:rPr>
          <w:rFonts w:ascii="Times New Roman" w:hAnsi="Times New Roman" w:cs="Times New Roman"/>
          <w:b/>
          <w:sz w:val="28"/>
          <w:szCs w:val="28"/>
        </w:rPr>
        <w:t>, </w:t>
      </w:r>
      <w:r w:rsidRPr="002F3D5A">
        <w:rPr>
          <w:rFonts w:ascii="Times New Roman" w:hAnsi="Times New Roman" w:cs="Times New Roman"/>
          <w:b/>
          <w:bCs/>
          <w:sz w:val="28"/>
          <w:szCs w:val="28"/>
        </w:rPr>
        <w:t>Mr MOLIMBOU Igor</w:t>
      </w:r>
      <w:r w:rsidRPr="002F3D5A">
        <w:rPr>
          <w:rFonts w:ascii="Times New Roman" w:hAnsi="Times New Roman" w:cs="Times New Roman"/>
          <w:b/>
          <w:sz w:val="28"/>
          <w:szCs w:val="28"/>
        </w:rPr>
        <w:t> et l’ensemble de l’équipe qui m’ont prodigué conseils et soutien.</w:t>
      </w:r>
    </w:p>
    <w:p w14:paraId="4345F051" w14:textId="418B8269" w:rsidR="00313141" w:rsidRPr="002F3D5A" w:rsidRDefault="00426E16" w:rsidP="00B84CD0">
      <w:pPr>
        <w:numPr>
          <w:ilvl w:val="0"/>
          <w:numId w:val="1"/>
        </w:numPr>
        <w:tabs>
          <w:tab w:val="left" w:pos="2206"/>
        </w:tabs>
        <w:rPr>
          <w:rFonts w:ascii="Times New Roman" w:hAnsi="Times New Roman" w:cs="Times New Roman"/>
          <w:sz w:val="28"/>
          <w:szCs w:val="28"/>
        </w:rPr>
      </w:pPr>
      <w:r w:rsidRPr="002F3D5A">
        <w:rPr>
          <w:rFonts w:ascii="Times New Roman" w:hAnsi="Times New Roman" w:cs="Times New Roman"/>
          <w:b/>
          <w:bCs/>
          <w:noProof/>
        </w:rPr>
        <mc:AlternateContent>
          <mc:Choice Requires="wpg">
            <w:drawing>
              <wp:anchor distT="0" distB="0" distL="114300" distR="114300" simplePos="0" relativeHeight="251608076" behindDoc="0" locked="0" layoutInCell="1" allowOverlap="1" wp14:anchorId="53ADEB10" wp14:editId="28722DF2">
                <wp:simplePos x="0" y="0"/>
                <wp:positionH relativeFrom="column">
                  <wp:posOffset>-97790</wp:posOffset>
                </wp:positionH>
                <wp:positionV relativeFrom="paragraph">
                  <wp:posOffset>1074849</wp:posOffset>
                </wp:positionV>
                <wp:extent cx="6024245" cy="352425"/>
                <wp:effectExtent l="0" t="19050" r="14605" b="28575"/>
                <wp:wrapNone/>
                <wp:docPr id="1256703785"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853333374"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929088" w14:textId="51A7DCB2" w:rsidR="00426E16" w:rsidRPr="002F3D5A" w:rsidRDefault="00E1721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426E16"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997608"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5026939"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5BCA0B" w14:textId="5319D3B8" w:rsidR="00426E16" w:rsidRPr="002F3D5A" w:rsidRDefault="00426E1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D638C7" w:rsidRPr="002F3D5A">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ADEB10" id="_x0000_s1043" style="position:absolute;left:0;text-align:left;margin-left:-7.7pt;margin-top:84.65pt;width:474.35pt;height:27.75pt;z-index:251608076"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">
                <v:rect id="Rectangle 7" o:spid="_x0000_s104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" filled="f" strokecolor="white [3212]" strokeweight="1pt">
                  <v:textbox>
                    <w:txbxContent>
                      <w:p w14:paraId="7A929088" w14:textId="51A7DCB2" w:rsidR="00426E16" w:rsidRPr="002F3D5A" w:rsidRDefault="00E1721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426E16" w:rsidRPr="002F3D5A">
                          <w:rPr>
                            <w:rFonts w:ascii="Times New Roman" w:hAnsi="Times New Roman" w:cs="Times New Roman"/>
                            <w:color w:val="000000" w:themeColor="text1"/>
                          </w:rPr>
                          <w:t>et présenté par TCHUISSEU NOUKUI PRINCE DERLICH</w:t>
                        </w:r>
                      </w:p>
                    </w:txbxContent>
                  </v:textbox>
                </v:rect>
                <v:line id="Straight Connector 8" o:spid="_x0000_s104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" strokecolor="black [3213]" strokeweight="2.25pt">
                  <v:stroke joinstyle="miter"/>
                </v:line>
                <v:rect id="Rectangle 9" o:spid="_x0000_s104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" fillcolor="black [3213]" strokecolor="black [3213]" strokeweight="1pt">
                  <v:textbox>
                    <w:txbxContent>
                      <w:p w14:paraId="485BCA0B" w14:textId="5319D3B8" w:rsidR="00426E16" w:rsidRPr="002F3D5A" w:rsidRDefault="00426E1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D638C7" w:rsidRPr="002F3D5A">
                          <w:rPr>
                            <w:rFonts w:ascii="Times New Roman" w:hAnsi="Times New Roman" w:cs="Times New Roman"/>
                            <w:sz w:val="28"/>
                            <w:szCs w:val="28"/>
                          </w:rPr>
                          <w:t>V</w:t>
                        </w:r>
                      </w:p>
                    </w:txbxContent>
                  </v:textbox>
                </v:rect>
              </v:group>
            </w:pict>
          </mc:Fallback>
        </mc:AlternateContent>
      </w:r>
      <w:r w:rsidR="00E86629" w:rsidRPr="002F3D5A">
        <w:rPr>
          <w:rFonts w:ascii="Times New Roman" w:hAnsi="Times New Roman" w:cs="Times New Roman"/>
          <w:sz w:val="28"/>
          <w:szCs w:val="28"/>
        </w:rPr>
        <w:t>A tous mes camarades de promotion, avec qui j’ai eu l</w:t>
      </w:r>
      <w:r w:rsidR="00B1789A" w:rsidRPr="002F3D5A">
        <w:rPr>
          <w:rFonts w:ascii="Times New Roman" w:hAnsi="Times New Roman" w:cs="Times New Roman"/>
          <w:sz w:val="28"/>
          <w:szCs w:val="28"/>
        </w:rPr>
        <w:t>’honneur de partag</w:t>
      </w:r>
      <w:r w:rsidR="00E86629" w:rsidRPr="002F3D5A">
        <w:rPr>
          <w:rFonts w:ascii="Times New Roman" w:hAnsi="Times New Roman" w:cs="Times New Roman"/>
          <w:sz w:val="28"/>
          <w:szCs w:val="28"/>
        </w:rPr>
        <w:t>er</w:t>
      </w:r>
      <w:r w:rsidR="00B1789A" w:rsidRPr="002F3D5A">
        <w:rPr>
          <w:rFonts w:ascii="Times New Roman" w:hAnsi="Times New Roman" w:cs="Times New Roman"/>
          <w:sz w:val="28"/>
          <w:szCs w:val="28"/>
        </w:rPr>
        <w:t xml:space="preserve"> et collaborer durant cette</w:t>
      </w:r>
      <w:r w:rsidR="00E86629" w:rsidRPr="002F3D5A">
        <w:rPr>
          <w:rFonts w:ascii="Times New Roman" w:hAnsi="Times New Roman" w:cs="Times New Roman"/>
          <w:sz w:val="28"/>
          <w:szCs w:val="28"/>
        </w:rPr>
        <w:t xml:space="preserve"> année </w:t>
      </w:r>
      <w:r w:rsidR="008001AE" w:rsidRPr="002F3D5A">
        <w:rPr>
          <w:rFonts w:ascii="Times New Roman" w:hAnsi="Times New Roman" w:cs="Times New Roman"/>
          <w:sz w:val="28"/>
          <w:szCs w:val="28"/>
        </w:rPr>
        <w:t>universitaire.</w:t>
      </w:r>
    </w:p>
    <w:p w14:paraId="5B4A9A5D" w14:textId="5A6EC22E" w:rsidR="00F8273B" w:rsidRPr="002F3D5A" w:rsidRDefault="00DC11E9" w:rsidP="00F8273B">
      <w:pPr>
        <w:tabs>
          <w:tab w:val="left" w:pos="2206"/>
        </w:tabs>
        <w:jc w:val="center"/>
        <w:rPr>
          <w:rFonts w:ascii="Times New Roman" w:hAnsi="Times New Roman" w:cs="Times New Roman"/>
          <w:b/>
          <w:sz w:val="28"/>
          <w:szCs w:val="28"/>
          <w:u w:val="single"/>
        </w:rPr>
      </w:pPr>
      <w:r w:rsidRPr="002F3D5A">
        <w:rPr>
          <w:rFonts w:ascii="Times New Roman" w:hAnsi="Times New Roman" w:cs="Times New Roman"/>
          <w:b/>
          <w:sz w:val="28"/>
          <w:szCs w:val="28"/>
          <w:u w:val="single"/>
        </w:rPr>
        <w:lastRenderedPageBreak/>
        <w:br/>
      </w:r>
      <w:r w:rsidR="00C85F78" w:rsidRPr="002F3D5A">
        <w:rPr>
          <w:b/>
          <w:bCs/>
          <w:noProof/>
        </w:rPr>
        <mc:AlternateContent>
          <mc:Choice Requires="wps">
            <w:drawing>
              <wp:anchor distT="0" distB="0" distL="114300" distR="114300" simplePos="0" relativeHeight="251608069" behindDoc="0" locked="0" layoutInCell="1" allowOverlap="1" wp14:anchorId="71A9D028" wp14:editId="1ECD717B">
                <wp:simplePos x="0" y="0"/>
                <wp:positionH relativeFrom="margin">
                  <wp:posOffset>-5080</wp:posOffset>
                </wp:positionH>
                <wp:positionV relativeFrom="paragraph">
                  <wp:posOffset>-729615</wp:posOffset>
                </wp:positionV>
                <wp:extent cx="5920105" cy="526415"/>
                <wp:effectExtent l="0" t="0" r="23495" b="26035"/>
                <wp:wrapNone/>
                <wp:docPr id="758179331"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BC4D60" w14:textId="3025215D" w:rsidR="00C85F78" w:rsidRPr="002F3D5A" w:rsidRDefault="00C85F78"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8" w:author="THERICH Prince" w:date="2026-02-17T16:21:00Z" w16du:dateUtc="2026-02-17T15:21:00Z">
                              <w:r w:rsidRPr="002F3D5A">
                                <w:rPr>
                                  <w:rFonts w:ascii="Times New Roman" w:hAnsi="Times New Roman" w:cs="Times New Roman"/>
                                  <w:b/>
                                  <w:bCs/>
                                  <w:sz w:val="28"/>
                                  <w:szCs w:val="28"/>
                                </w:rPr>
                                <w:delText>L’HOPITAL LAQUINTINIE</w:delText>
                              </w:r>
                            </w:del>
                            <w:ins w:id="19" w:author="THERICH Prince" w:date="2026-02-17T16:21:00Z" w16du:dateUtc="2026-02-17T15:21:00Z">
                              <w:r w:rsidR="00117C4E" w:rsidRPr="002F3D5A">
                                <w:rPr>
                                  <w:rFonts w:ascii="Times New Roman" w:hAnsi="Times New Roman" w:cs="Times New Roman"/>
                                  <w:b/>
                                  <w:bCs/>
                                  <w:sz w:val="28"/>
                                  <w:szCs w:val="28"/>
                                </w:rPr>
                                <w:t xml:space="preserve">l’hôpital </w:t>
                              </w:r>
                              <w:proofErr w:type="spellStart"/>
                              <w:r w:rsidR="00117C4E" w:rsidRPr="002F3D5A">
                                <w:rPr>
                                  <w:rFonts w:ascii="Times New Roman" w:hAnsi="Times New Roman" w:cs="Times New Roman"/>
                                  <w:b/>
                                  <w:bCs/>
                                  <w:sz w:val="28"/>
                                  <w:szCs w:val="28"/>
                                </w:rPr>
                                <w:t>Laquintinie</w:t>
                              </w:r>
                            </w:ins>
                            <w:proofErr w:type="spellEnd"/>
                          </w:p>
                          <w:p w14:paraId="14F12888" w14:textId="77777777" w:rsidR="00C85F78" w:rsidRPr="002F3D5A" w:rsidRDefault="00C85F78" w:rsidP="000B5098">
                            <w:pPr>
                              <w:jc w:val="center"/>
                              <w:rPr>
                                <w:rFonts w:ascii="Times New Roman" w:hAnsi="Times New Roman" w:cs="Times New Roman"/>
                                <w:b/>
                                <w:bCs/>
                              </w:rPr>
                            </w:pPr>
                          </w:p>
                          <w:p w14:paraId="02AC95EB" w14:textId="77777777" w:rsidR="00C85F78" w:rsidRPr="002F3D5A" w:rsidRDefault="00C85F7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A9D028" id="_x0000_s1047" style="position:absolute;left:0;text-align:left;margin-left:-.4pt;margin-top:-57.45pt;width:466.15pt;height:41.45pt;z-index:25160806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jZkAIAAJo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" fillcolor="navy" strokecolor="white [3212]" strokeweight="1pt">
                <v:textbox>
                  <w:txbxContent>
                    <w:p w14:paraId="2ABC4D60" w14:textId="3025215D" w:rsidR="00C85F78" w:rsidRPr="002F3D5A" w:rsidRDefault="00C85F78"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0" w:author="THERICH Prince" w:date="2026-02-17T16:21:00Z" w16du:dateUtc="2026-02-17T15:21:00Z">
                        <w:r w:rsidRPr="002F3D5A">
                          <w:rPr>
                            <w:rFonts w:ascii="Times New Roman" w:hAnsi="Times New Roman" w:cs="Times New Roman"/>
                            <w:b/>
                            <w:bCs/>
                            <w:sz w:val="28"/>
                            <w:szCs w:val="28"/>
                          </w:rPr>
                          <w:delText>L’HOPITAL LAQUINTINIE</w:delText>
                        </w:r>
                      </w:del>
                      <w:ins w:id="21" w:author="THERICH Prince" w:date="2026-02-17T16:21:00Z" w16du:dateUtc="2026-02-17T15:21:00Z">
                        <w:r w:rsidR="00117C4E" w:rsidRPr="002F3D5A">
                          <w:rPr>
                            <w:rFonts w:ascii="Times New Roman" w:hAnsi="Times New Roman" w:cs="Times New Roman"/>
                            <w:b/>
                            <w:bCs/>
                            <w:sz w:val="28"/>
                            <w:szCs w:val="28"/>
                          </w:rPr>
                          <w:t xml:space="preserve">l’hôpital </w:t>
                        </w:r>
                        <w:proofErr w:type="spellStart"/>
                        <w:r w:rsidR="00117C4E" w:rsidRPr="002F3D5A">
                          <w:rPr>
                            <w:rFonts w:ascii="Times New Roman" w:hAnsi="Times New Roman" w:cs="Times New Roman"/>
                            <w:b/>
                            <w:bCs/>
                            <w:sz w:val="28"/>
                            <w:szCs w:val="28"/>
                          </w:rPr>
                          <w:t>Laquintinie</w:t>
                        </w:r>
                      </w:ins>
                      <w:proofErr w:type="spellEnd"/>
                    </w:p>
                    <w:p w14:paraId="14F12888" w14:textId="77777777" w:rsidR="00C85F78" w:rsidRPr="002F3D5A" w:rsidRDefault="00C85F78" w:rsidP="000B5098">
                      <w:pPr>
                        <w:jc w:val="center"/>
                        <w:rPr>
                          <w:rFonts w:ascii="Times New Roman" w:hAnsi="Times New Roman" w:cs="Times New Roman"/>
                          <w:b/>
                          <w:bCs/>
                        </w:rPr>
                      </w:pPr>
                    </w:p>
                    <w:p w14:paraId="02AC95EB" w14:textId="77777777" w:rsidR="00C85F78" w:rsidRPr="002F3D5A" w:rsidRDefault="00C85F78" w:rsidP="000B5098">
                      <w:pPr>
                        <w:jc w:val="center"/>
                      </w:pPr>
                    </w:p>
                  </w:txbxContent>
                </v:textbox>
                <w10:wrap anchorx="margin"/>
              </v:rect>
            </w:pict>
          </mc:Fallback>
        </mc:AlternateContent>
      </w:r>
      <w:r w:rsidR="00F8273B" w:rsidRPr="002F3D5A">
        <w:rPr>
          <w:rFonts w:ascii="Times New Roman" w:hAnsi="Times New Roman" w:cs="Times New Roman"/>
          <w:b/>
          <w:sz w:val="28"/>
          <w:szCs w:val="28"/>
          <w:u w:val="single"/>
        </w:rPr>
        <w:t>RESUME</w:t>
      </w:r>
    </w:p>
    <w:p w14:paraId="4BBD41D7" w14:textId="189991D4" w:rsidR="00F8273B" w:rsidRPr="002F3D5A" w:rsidRDefault="00F8273B" w:rsidP="00313141">
      <w:pPr>
        <w:tabs>
          <w:tab w:val="left" w:pos="2206"/>
        </w:tabs>
        <w:rPr>
          <w:rFonts w:ascii="Times New Roman" w:hAnsi="Times New Roman" w:cs="Times New Roman"/>
          <w:sz w:val="28"/>
          <w:szCs w:val="28"/>
        </w:rPr>
      </w:pPr>
    </w:p>
    <w:p w14:paraId="184C757D" w14:textId="62FB5937" w:rsidR="00DB39F8" w:rsidRPr="002F3D5A" w:rsidRDefault="00DB39F8" w:rsidP="00637739">
      <w:pPr>
        <w:jc w:val="both"/>
        <w:rPr>
          <w:rFonts w:ascii="Times New Roman" w:hAnsi="Times New Roman" w:cs="Times New Roman"/>
          <w:sz w:val="28"/>
          <w:szCs w:val="28"/>
        </w:rPr>
      </w:pPr>
      <w:r w:rsidRPr="002F3D5A">
        <w:rPr>
          <w:rFonts w:ascii="Times New Roman" w:hAnsi="Times New Roman" w:cs="Times New Roman"/>
          <w:sz w:val="28"/>
          <w:szCs w:val="28"/>
        </w:rPr>
        <w:t xml:space="preserve">            Le présent document a été rédigé à la suite de mon stage académique de deux mois effectués à </w:t>
      </w:r>
      <w:r w:rsidR="008F000C" w:rsidRPr="002F3D5A">
        <w:rPr>
          <w:rFonts w:ascii="Times New Roman" w:hAnsi="Times New Roman" w:cs="Times New Roman"/>
          <w:b/>
          <w:bCs/>
          <w:sz w:val="28"/>
          <w:szCs w:val="28"/>
        </w:rPr>
        <w:t xml:space="preserve">l’hôpital </w:t>
      </w:r>
      <w:proofErr w:type="spellStart"/>
      <w:r w:rsidR="008F000C" w:rsidRPr="002F3D5A">
        <w:rPr>
          <w:rFonts w:ascii="Times New Roman" w:hAnsi="Times New Roman" w:cs="Times New Roman"/>
          <w:b/>
          <w:bCs/>
          <w:sz w:val="28"/>
          <w:szCs w:val="28"/>
        </w:rPr>
        <w:t>Laquintinie</w:t>
      </w:r>
      <w:proofErr w:type="spellEnd"/>
      <w:r w:rsidR="008F000C" w:rsidRPr="002F3D5A">
        <w:rPr>
          <w:rFonts w:ascii="Times New Roman" w:hAnsi="Times New Roman" w:cs="Times New Roman"/>
          <w:b/>
          <w:sz w:val="28"/>
          <w:szCs w:val="28"/>
        </w:rPr>
        <w:t xml:space="preserve"> </w:t>
      </w:r>
      <w:r w:rsidRPr="002F3D5A">
        <w:rPr>
          <w:rFonts w:ascii="Times New Roman" w:hAnsi="Times New Roman" w:cs="Times New Roman"/>
          <w:b/>
          <w:sz w:val="28"/>
          <w:szCs w:val="28"/>
        </w:rPr>
        <w:t>de Douala</w:t>
      </w:r>
      <w:r w:rsidRPr="002F3D5A">
        <w:rPr>
          <w:rFonts w:ascii="Times New Roman" w:hAnsi="Times New Roman" w:cs="Times New Roman"/>
          <w:sz w:val="28"/>
          <w:szCs w:val="28"/>
        </w:rPr>
        <w:t xml:space="preserve">. Le thème de mon stage est </w:t>
      </w:r>
      <w:r w:rsidRPr="002F3D5A">
        <w:rPr>
          <w:rFonts w:ascii="Times New Roman" w:hAnsi="Times New Roman" w:cs="Times New Roman"/>
          <w:b/>
          <w:sz w:val="28"/>
          <w:szCs w:val="28"/>
        </w:rPr>
        <w:t xml:space="preserve">la </w:t>
      </w:r>
      <w:r w:rsidR="00F50E89" w:rsidRPr="002F3D5A">
        <w:rPr>
          <w:rFonts w:ascii="Times New Roman" w:hAnsi="Times New Roman" w:cs="Times New Roman"/>
          <w:b/>
          <w:sz w:val="28"/>
          <w:szCs w:val="28"/>
        </w:rPr>
        <w:t xml:space="preserve">mise en place </w:t>
      </w:r>
      <w:r w:rsidRPr="002F3D5A">
        <w:rPr>
          <w:rFonts w:ascii="Times New Roman" w:hAnsi="Times New Roman" w:cs="Times New Roman"/>
          <w:b/>
          <w:sz w:val="28"/>
          <w:szCs w:val="28"/>
        </w:rPr>
        <w:t xml:space="preserve">d'une application web </w:t>
      </w:r>
      <w:r w:rsidR="00F50E89" w:rsidRPr="002F3D5A">
        <w:rPr>
          <w:rFonts w:ascii="Times New Roman" w:hAnsi="Times New Roman" w:cs="Times New Roman"/>
          <w:b/>
          <w:sz w:val="28"/>
          <w:szCs w:val="28"/>
        </w:rPr>
        <w:t>de</w:t>
      </w:r>
      <w:r w:rsidRPr="002F3D5A">
        <w:rPr>
          <w:rFonts w:ascii="Times New Roman" w:hAnsi="Times New Roman" w:cs="Times New Roman"/>
          <w:b/>
          <w:sz w:val="28"/>
          <w:szCs w:val="28"/>
        </w:rPr>
        <w:t xml:space="preserve"> gestion</w:t>
      </w:r>
      <w:r w:rsidR="00637739" w:rsidRPr="002F3D5A">
        <w:rPr>
          <w:rFonts w:ascii="Times New Roman" w:hAnsi="Times New Roman" w:cs="Times New Roman"/>
          <w:b/>
          <w:sz w:val="28"/>
          <w:szCs w:val="28"/>
        </w:rPr>
        <w:t xml:space="preserve"> et suivi</w:t>
      </w:r>
      <w:r w:rsidRPr="002F3D5A">
        <w:rPr>
          <w:rFonts w:ascii="Times New Roman" w:hAnsi="Times New Roman" w:cs="Times New Roman"/>
          <w:b/>
          <w:sz w:val="28"/>
          <w:szCs w:val="28"/>
        </w:rPr>
        <w:t xml:space="preserve"> des </w:t>
      </w:r>
      <w:r w:rsidR="00637739" w:rsidRPr="002F3D5A">
        <w:rPr>
          <w:rFonts w:ascii="Times New Roman" w:hAnsi="Times New Roman" w:cs="Times New Roman"/>
          <w:b/>
          <w:sz w:val="28"/>
          <w:szCs w:val="28"/>
        </w:rPr>
        <w:t>stocks</w:t>
      </w:r>
      <w:r w:rsidRPr="002F3D5A">
        <w:rPr>
          <w:rFonts w:ascii="Times New Roman" w:hAnsi="Times New Roman" w:cs="Times New Roman"/>
          <w:b/>
          <w:sz w:val="28"/>
          <w:szCs w:val="28"/>
        </w:rPr>
        <w:t xml:space="preserve"> </w:t>
      </w:r>
      <w:r w:rsidR="00637739" w:rsidRPr="002F3D5A">
        <w:rPr>
          <w:rFonts w:ascii="Times New Roman" w:hAnsi="Times New Roman" w:cs="Times New Roman"/>
          <w:b/>
          <w:bCs/>
          <w:sz w:val="28"/>
          <w:szCs w:val="28"/>
        </w:rPr>
        <w:t>de pharmacie hospitalière</w:t>
      </w:r>
      <w:r w:rsidR="00637739" w:rsidRPr="002F3D5A">
        <w:rPr>
          <w:rFonts w:ascii="Times New Roman" w:hAnsi="Times New Roman" w:cs="Times New Roman"/>
          <w:b/>
          <w:bCs/>
        </w:rPr>
        <w:t xml:space="preserve"> : </w:t>
      </w:r>
      <w:r w:rsidR="00637739" w:rsidRPr="002F3D5A">
        <w:rPr>
          <w:rFonts w:ascii="Times New Roman" w:hAnsi="Times New Roman" w:cs="Times New Roman"/>
          <w:b/>
          <w:bCs/>
          <w:sz w:val="28"/>
          <w:szCs w:val="28"/>
        </w:rPr>
        <w:t>cas de</w:t>
      </w:r>
      <w:r w:rsidR="008F000C" w:rsidRPr="002F3D5A">
        <w:rPr>
          <w:rFonts w:ascii="Times New Roman" w:hAnsi="Times New Roman" w:cs="Times New Roman"/>
          <w:b/>
          <w:bCs/>
          <w:sz w:val="28"/>
          <w:szCs w:val="28"/>
        </w:rPr>
        <w:t xml:space="preserve"> l’hôpital </w:t>
      </w:r>
      <w:proofErr w:type="spellStart"/>
      <w:r w:rsidR="008F000C" w:rsidRPr="002F3D5A">
        <w:rPr>
          <w:rFonts w:ascii="Times New Roman" w:hAnsi="Times New Roman" w:cs="Times New Roman"/>
          <w:b/>
          <w:bCs/>
          <w:sz w:val="28"/>
          <w:szCs w:val="28"/>
        </w:rPr>
        <w:t>Laquintinie</w:t>
      </w:r>
      <w:proofErr w:type="spellEnd"/>
      <w:r w:rsidRPr="002F3D5A">
        <w:rPr>
          <w:rFonts w:ascii="Times New Roman" w:hAnsi="Times New Roman" w:cs="Times New Roman"/>
          <w:b/>
          <w:sz w:val="28"/>
          <w:szCs w:val="28"/>
        </w:rPr>
        <w:t>.</w:t>
      </w:r>
      <w:r w:rsidRPr="002F3D5A">
        <w:rPr>
          <w:rFonts w:ascii="Times New Roman" w:hAnsi="Times New Roman" w:cs="Times New Roman"/>
          <w:sz w:val="28"/>
          <w:szCs w:val="28"/>
        </w:rPr>
        <w:t xml:space="preserve"> </w:t>
      </w:r>
      <w:r w:rsidR="006674DF" w:rsidRPr="002F3D5A">
        <w:rPr>
          <w:rFonts w:ascii="Times New Roman" w:hAnsi="Times New Roman" w:cs="Times New Roman"/>
          <w:sz w:val="28"/>
          <w:szCs w:val="28"/>
        </w:rPr>
        <w:t>Le projet consist</w:t>
      </w:r>
      <w:r w:rsidR="00D963DD" w:rsidRPr="002F3D5A">
        <w:rPr>
          <w:rFonts w:ascii="Times New Roman" w:hAnsi="Times New Roman" w:cs="Times New Roman"/>
          <w:sz w:val="28"/>
          <w:szCs w:val="28"/>
        </w:rPr>
        <w:t>e</w:t>
      </w:r>
      <w:r w:rsidR="006674DF" w:rsidRPr="002F3D5A">
        <w:rPr>
          <w:rFonts w:ascii="Times New Roman" w:hAnsi="Times New Roman" w:cs="Times New Roman"/>
          <w:sz w:val="28"/>
          <w:szCs w:val="28"/>
        </w:rPr>
        <w:t xml:space="preserve"> à concevoir et développer une application permettant d’améliorer la gestion des médicaments, le contrôle des mouvements de stock et le suivi des dates de péremption. La démarche adoptée a débuté par une phase d’analyse des besoins auprès des responsables de la pharmacie afin d’identifier les difficultés existantes et de définir les objectifs du système. Cette étape a été suivie par la conception du modèle de données et l’élaboration de l’architecture générale de l’application. La phase de réalisation a ensuite porté sur le développement de </w:t>
      </w:r>
      <w:r w:rsidR="00C62D0E" w:rsidRPr="002F3D5A">
        <w:rPr>
          <w:rFonts w:ascii="Times New Roman" w:hAnsi="Times New Roman" w:cs="Times New Roman"/>
          <w:sz w:val="28"/>
          <w:szCs w:val="28"/>
        </w:rPr>
        <w:t>l’application</w:t>
      </w:r>
      <w:r w:rsidR="006674DF" w:rsidRPr="002F3D5A">
        <w:rPr>
          <w:rFonts w:ascii="Times New Roman" w:hAnsi="Times New Roman" w:cs="Times New Roman"/>
          <w:sz w:val="28"/>
          <w:szCs w:val="28"/>
        </w:rPr>
        <w:t xml:space="preserve"> en utilisant des technologies web adaptées, notamment </w:t>
      </w:r>
      <w:r w:rsidR="006674DF" w:rsidRPr="002F3D5A">
        <w:rPr>
          <w:rFonts w:ascii="Times New Roman" w:hAnsi="Times New Roman" w:cs="Times New Roman"/>
          <w:b/>
          <w:bCs/>
          <w:sz w:val="28"/>
          <w:szCs w:val="28"/>
        </w:rPr>
        <w:t>PHP</w:t>
      </w:r>
      <w:r w:rsidR="006674DF" w:rsidRPr="002F3D5A">
        <w:rPr>
          <w:rFonts w:ascii="Times New Roman" w:hAnsi="Times New Roman" w:cs="Times New Roman"/>
          <w:sz w:val="28"/>
          <w:szCs w:val="28"/>
        </w:rPr>
        <w:t xml:space="preserve"> pour le traitement côté serveur et </w:t>
      </w:r>
      <w:r w:rsidR="006674DF" w:rsidRPr="002F3D5A">
        <w:rPr>
          <w:rFonts w:ascii="Times New Roman" w:hAnsi="Times New Roman" w:cs="Times New Roman"/>
          <w:b/>
          <w:bCs/>
          <w:sz w:val="28"/>
          <w:szCs w:val="28"/>
        </w:rPr>
        <w:t>MySQL</w:t>
      </w:r>
      <w:r w:rsidR="006674DF" w:rsidRPr="002F3D5A">
        <w:rPr>
          <w:rFonts w:ascii="Times New Roman" w:hAnsi="Times New Roman" w:cs="Times New Roman"/>
          <w:sz w:val="28"/>
          <w:szCs w:val="28"/>
        </w:rPr>
        <w:t xml:space="preserve"> pour la gestion de la base de données, ainsi que </w:t>
      </w:r>
      <w:r w:rsidR="006674DF" w:rsidRPr="002F3D5A">
        <w:rPr>
          <w:rFonts w:ascii="Times New Roman" w:hAnsi="Times New Roman" w:cs="Times New Roman"/>
          <w:b/>
          <w:bCs/>
          <w:sz w:val="28"/>
          <w:szCs w:val="28"/>
        </w:rPr>
        <w:t>HTML, CSS, Bootstrap et JavaScript</w:t>
      </w:r>
      <w:r w:rsidR="006674DF" w:rsidRPr="002F3D5A">
        <w:rPr>
          <w:rFonts w:ascii="Times New Roman" w:hAnsi="Times New Roman" w:cs="Times New Roman"/>
          <w:sz w:val="28"/>
          <w:szCs w:val="28"/>
        </w:rPr>
        <w:t xml:space="preserve"> pour la conception de l’interface utilisateur. Enfin, le projet s’est achevé par des phases de tests, de validation avec les utilisateurs et de déploiement, garantissant un</w:t>
      </w:r>
      <w:r w:rsidR="00622EC8" w:rsidRPr="002F3D5A">
        <w:rPr>
          <w:rFonts w:ascii="Times New Roman" w:hAnsi="Times New Roman" w:cs="Times New Roman"/>
          <w:sz w:val="28"/>
          <w:szCs w:val="28"/>
        </w:rPr>
        <w:t xml:space="preserve">e application </w:t>
      </w:r>
      <w:r w:rsidR="006674DF" w:rsidRPr="002F3D5A">
        <w:rPr>
          <w:rFonts w:ascii="Times New Roman" w:hAnsi="Times New Roman" w:cs="Times New Roman"/>
          <w:sz w:val="28"/>
          <w:szCs w:val="28"/>
        </w:rPr>
        <w:t>fonctionnel</w:t>
      </w:r>
      <w:r w:rsidR="00D344FC" w:rsidRPr="002F3D5A">
        <w:rPr>
          <w:rFonts w:ascii="Times New Roman" w:hAnsi="Times New Roman" w:cs="Times New Roman"/>
          <w:sz w:val="28"/>
          <w:szCs w:val="28"/>
        </w:rPr>
        <w:t>le</w:t>
      </w:r>
      <w:r w:rsidR="006674DF" w:rsidRPr="002F3D5A">
        <w:rPr>
          <w:rFonts w:ascii="Times New Roman" w:hAnsi="Times New Roman" w:cs="Times New Roman"/>
          <w:sz w:val="28"/>
          <w:szCs w:val="28"/>
        </w:rPr>
        <w:t>, sécurisé et adapté aux besoins de la pharmacie hospitalière.</w:t>
      </w:r>
    </w:p>
    <w:p w14:paraId="70E3AE4F" w14:textId="78D5E334" w:rsidR="00DB39F8" w:rsidRPr="002F3D5A" w:rsidRDefault="00DB39F8" w:rsidP="008F10D9">
      <w:pPr>
        <w:tabs>
          <w:tab w:val="left" w:pos="2206"/>
        </w:tabs>
        <w:jc w:val="both"/>
        <w:rPr>
          <w:rFonts w:ascii="Times New Roman" w:hAnsi="Times New Roman" w:cs="Times New Roman"/>
          <w:sz w:val="28"/>
          <w:szCs w:val="28"/>
        </w:rPr>
      </w:pPr>
      <w:r w:rsidRPr="002F3D5A">
        <w:rPr>
          <w:rFonts w:ascii="Times New Roman" w:hAnsi="Times New Roman" w:cs="Times New Roman"/>
          <w:sz w:val="28"/>
          <w:szCs w:val="28"/>
        </w:rPr>
        <w:t xml:space="preserve">            </w:t>
      </w:r>
      <w:r w:rsidR="00B92A7C" w:rsidRPr="002F3D5A">
        <w:rPr>
          <w:rFonts w:ascii="Times New Roman" w:hAnsi="Times New Roman" w:cs="Times New Roman"/>
          <w:sz w:val="28"/>
          <w:szCs w:val="28"/>
        </w:rPr>
        <w:t>Ce rapport détaille les différentes étapes du développement, les choix techniques effectués ainsi que les compétences acquises au cours de cette expérience, laquelle a considérablement enrichi mon parcours professionnel.</w:t>
      </w:r>
    </w:p>
    <w:p w14:paraId="69A2F17A" w14:textId="2A983112" w:rsidR="00DB39F8" w:rsidRPr="002F3D5A" w:rsidRDefault="00DB39F8" w:rsidP="00DB39F8">
      <w:pPr>
        <w:tabs>
          <w:tab w:val="left" w:pos="2206"/>
        </w:tabs>
        <w:rPr>
          <w:rFonts w:ascii="Times New Roman" w:hAnsi="Times New Roman" w:cs="Times New Roman"/>
          <w:sz w:val="28"/>
          <w:szCs w:val="28"/>
        </w:rPr>
      </w:pPr>
    </w:p>
    <w:p w14:paraId="2B16BB00" w14:textId="217E87A6" w:rsidR="00DB39F8" w:rsidRPr="002F3D5A" w:rsidRDefault="00DB39F8" w:rsidP="00DB39F8">
      <w:pPr>
        <w:tabs>
          <w:tab w:val="left" w:pos="2206"/>
        </w:tabs>
        <w:rPr>
          <w:rFonts w:ascii="Times New Roman" w:hAnsi="Times New Roman" w:cs="Times New Roman"/>
          <w:sz w:val="28"/>
          <w:szCs w:val="28"/>
        </w:rPr>
      </w:pPr>
    </w:p>
    <w:p w14:paraId="2210B523" w14:textId="04AB5476" w:rsidR="00DB39F8" w:rsidRPr="002F3D5A" w:rsidRDefault="00DB39F8" w:rsidP="00DB39F8">
      <w:pPr>
        <w:tabs>
          <w:tab w:val="left" w:pos="2206"/>
        </w:tabs>
        <w:rPr>
          <w:rFonts w:ascii="Times New Roman" w:hAnsi="Times New Roman" w:cs="Times New Roman"/>
          <w:sz w:val="28"/>
          <w:szCs w:val="28"/>
        </w:rPr>
      </w:pPr>
    </w:p>
    <w:p w14:paraId="7601B3C9" w14:textId="79CC62B1" w:rsidR="00DB39F8" w:rsidRPr="002F3D5A" w:rsidRDefault="00DB39F8" w:rsidP="00DB39F8">
      <w:pPr>
        <w:tabs>
          <w:tab w:val="left" w:pos="2206"/>
        </w:tabs>
        <w:rPr>
          <w:rFonts w:ascii="Times New Roman" w:hAnsi="Times New Roman" w:cs="Times New Roman"/>
          <w:sz w:val="28"/>
          <w:szCs w:val="28"/>
        </w:rPr>
      </w:pPr>
    </w:p>
    <w:p w14:paraId="352D43DE" w14:textId="75BA9BEC" w:rsidR="004F09D5" w:rsidRPr="002F3D5A" w:rsidRDefault="004F09D5" w:rsidP="00313141">
      <w:pPr>
        <w:tabs>
          <w:tab w:val="left" w:pos="2206"/>
        </w:tabs>
        <w:rPr>
          <w:rFonts w:ascii="Times New Roman" w:hAnsi="Times New Roman" w:cs="Times New Roman"/>
          <w:sz w:val="28"/>
          <w:szCs w:val="28"/>
        </w:rPr>
      </w:pPr>
    </w:p>
    <w:p w14:paraId="49237F5D" w14:textId="62368F21" w:rsidR="00DC11E9" w:rsidRPr="002F3D5A" w:rsidRDefault="00D638C7" w:rsidP="00DC11E9">
      <w:pPr>
        <w:tabs>
          <w:tab w:val="left" w:pos="932"/>
        </w:tabs>
        <w:rPr>
          <w:rFonts w:ascii="Times New Roman" w:hAnsi="Times New Roman" w:cs="Times New Roman"/>
          <w:sz w:val="28"/>
          <w:szCs w:val="28"/>
        </w:rPr>
      </w:pPr>
      <w:r w:rsidRPr="002F3D5A">
        <w:rPr>
          <w:rFonts w:ascii="Times New Roman" w:hAnsi="Times New Roman" w:cs="Times New Roman"/>
          <w:b/>
          <w:bCs/>
          <w:noProof/>
        </w:rPr>
        <mc:AlternateContent>
          <mc:Choice Requires="wpg">
            <w:drawing>
              <wp:anchor distT="0" distB="0" distL="114300" distR="114300" simplePos="0" relativeHeight="251608077" behindDoc="0" locked="0" layoutInCell="1" allowOverlap="1" wp14:anchorId="64666A1A" wp14:editId="3F59618C">
                <wp:simplePos x="0" y="0"/>
                <wp:positionH relativeFrom="column">
                  <wp:posOffset>-97790</wp:posOffset>
                </wp:positionH>
                <wp:positionV relativeFrom="paragraph">
                  <wp:posOffset>998649</wp:posOffset>
                </wp:positionV>
                <wp:extent cx="6024245" cy="352425"/>
                <wp:effectExtent l="0" t="19050" r="14605" b="28575"/>
                <wp:wrapNone/>
                <wp:docPr id="37507587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41786933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1F6B4D" w14:textId="4C377E02" w:rsidR="00D638C7"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638C7"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258486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100637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AEB3E0" w14:textId="43223C23" w:rsidR="00D638C7" w:rsidRPr="002F3D5A" w:rsidRDefault="00D638C7"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666A1A" id="_x0000_s1048" style="position:absolute;margin-left:-7.7pt;margin-top:78.65pt;width:474.35pt;height:27.75pt;z-index:251608077"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">
                <v:rect id="Rectangle 7" o:spid="_x0000_s104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" filled="f" strokecolor="white [3212]" strokeweight="1pt">
                  <v:textbox>
                    <w:txbxContent>
                      <w:p w14:paraId="311F6B4D" w14:textId="4C377E02" w:rsidR="00D638C7"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638C7" w:rsidRPr="002F3D5A">
                          <w:rPr>
                            <w:rFonts w:ascii="Times New Roman" w:hAnsi="Times New Roman" w:cs="Times New Roman"/>
                            <w:color w:val="000000" w:themeColor="text1"/>
                          </w:rPr>
                          <w:t>et présenté par TCHUISSEU NOUKUI PRINCE DERLICH</w:t>
                        </w:r>
                      </w:p>
                    </w:txbxContent>
                  </v:textbox>
                </v:rect>
                <v:line id="Straight Connector 8" o:spid="_x0000_s105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" strokecolor="black [3213]" strokeweight="2.25pt">
                  <v:stroke joinstyle="miter"/>
                </v:line>
                <v:rect id="Rectangle 9" o:spid="_x0000_s105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" fillcolor="black [3213]" strokecolor="black [3213]" strokeweight="1pt">
                  <v:textbox>
                    <w:txbxContent>
                      <w:p w14:paraId="2AAEB3E0" w14:textId="43223C23" w:rsidR="00D638C7" w:rsidRPr="002F3D5A" w:rsidRDefault="00D638C7"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p>
                    </w:txbxContent>
                  </v:textbox>
                </v:rect>
              </v:group>
            </w:pict>
          </mc:Fallback>
        </mc:AlternateContent>
      </w:r>
      <w:r w:rsidR="00DC11E9" w:rsidRPr="002F3D5A">
        <w:rPr>
          <w:rFonts w:ascii="Times New Roman" w:hAnsi="Times New Roman" w:cs="Times New Roman"/>
          <w:sz w:val="28"/>
          <w:szCs w:val="28"/>
        </w:rPr>
        <w:tab/>
      </w:r>
    </w:p>
    <w:p w14:paraId="1C5C67BD" w14:textId="288A394A" w:rsidR="00562458" w:rsidRPr="00ED5CE8" w:rsidRDefault="00CC0470" w:rsidP="00562458">
      <w:pPr>
        <w:tabs>
          <w:tab w:val="left" w:pos="932"/>
        </w:tabs>
        <w:jc w:val="center"/>
        <w:rPr>
          <w:rFonts w:ascii="Times New Roman" w:hAnsi="Times New Roman" w:cs="Times New Roman"/>
          <w:sz w:val="28"/>
          <w:szCs w:val="28"/>
          <w:lang w:val="en-US"/>
        </w:rPr>
      </w:pPr>
      <w:r w:rsidRPr="002F3D5A">
        <w:rPr>
          <w:b/>
          <w:bCs/>
          <w:noProof/>
        </w:rPr>
        <w:lastRenderedPageBreak/>
        <mc:AlternateContent>
          <mc:Choice Requires="wps">
            <w:drawing>
              <wp:anchor distT="0" distB="0" distL="114300" distR="114300" simplePos="0" relativeHeight="251608070" behindDoc="0" locked="0" layoutInCell="1" allowOverlap="1" wp14:anchorId="126454AF" wp14:editId="4A874BA2">
                <wp:simplePos x="0" y="0"/>
                <wp:positionH relativeFrom="margin">
                  <wp:posOffset>5787</wp:posOffset>
                </wp:positionH>
                <wp:positionV relativeFrom="paragraph">
                  <wp:posOffset>-681990</wp:posOffset>
                </wp:positionV>
                <wp:extent cx="5920105" cy="526415"/>
                <wp:effectExtent l="0" t="0" r="23495" b="26035"/>
                <wp:wrapNone/>
                <wp:docPr id="152467333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9E3DD4" w14:textId="6D073469" w:rsidR="009B692D" w:rsidRPr="002F3D5A" w:rsidRDefault="009B692D" w:rsidP="000B5098">
                            <w:pPr>
                              <w:jc w:val="center"/>
                              <w:rPr>
                                <w:del w:id="22"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3" w:author="THERICH Prince" w:date="2026-02-17T16:21:00Z" w16du:dateUtc="2026-02-17T15:21:00Z">
                              <w:r w:rsidRPr="002F3D5A">
                                <w:rPr>
                                  <w:rFonts w:ascii="Times New Roman" w:hAnsi="Times New Roman" w:cs="Times New Roman"/>
                                  <w:b/>
                                  <w:bCs/>
                                  <w:sz w:val="28"/>
                                  <w:szCs w:val="28"/>
                                </w:rPr>
                                <w:delText>L’HOPITAL LAQUINTINIE</w:delText>
                              </w:r>
                            </w:del>
                          </w:p>
                          <w:p w14:paraId="52B6DEC8" w14:textId="144BBF15" w:rsidR="009B692D" w:rsidRPr="002F3D5A" w:rsidRDefault="008F000C" w:rsidP="000B5098">
                            <w:pPr>
                              <w:jc w:val="center"/>
                              <w:rPr>
                                <w:rFonts w:ascii="Times New Roman" w:hAnsi="Times New Roman" w:cs="Times New Roman"/>
                                <w:b/>
                                <w:bCs/>
                              </w:rPr>
                            </w:pPr>
                            <w:ins w:id="24" w:author="THERICH Prince" w:date="2026-02-17T16:21:00Z" w16du:dateUtc="2026-02-17T15:21:00Z">
                              <w:r w:rsidRPr="002F3D5A">
                                <w:rPr>
                                  <w:rFonts w:ascii="Times New Roman" w:hAnsi="Times New Roman" w:cs="Times New Roman"/>
                                  <w:b/>
                                  <w:bCs/>
                                  <w:sz w:val="28"/>
                                  <w:szCs w:val="28"/>
                                </w:rPr>
                                <w:t xml:space="preserve">l’hôpital </w:t>
                              </w:r>
                              <w:proofErr w:type="spellStart"/>
                              <w:r w:rsidRPr="002F3D5A">
                                <w:rPr>
                                  <w:rFonts w:ascii="Times New Roman" w:hAnsi="Times New Roman" w:cs="Times New Roman"/>
                                  <w:b/>
                                  <w:bCs/>
                                  <w:sz w:val="28"/>
                                  <w:szCs w:val="28"/>
                                </w:rPr>
                                <w:t>Laquintinie</w:t>
                              </w:r>
                            </w:ins>
                            <w:proofErr w:type="spellEnd"/>
                          </w:p>
                          <w:p w14:paraId="4C8D86BB" w14:textId="77777777" w:rsidR="009B692D" w:rsidRPr="002F3D5A" w:rsidRDefault="009B692D"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6454AF" id="_x0000_s1052" style="position:absolute;left:0;text-align:left;margin-left:.45pt;margin-top:-53.7pt;width:466.15pt;height:41.45pt;z-index:25160807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" fillcolor="navy" strokecolor="white [3212]" strokeweight="1pt">
                <v:textbox>
                  <w:txbxContent>
                    <w:p w14:paraId="759E3DD4" w14:textId="6D073469" w:rsidR="009B692D" w:rsidRPr="002F3D5A" w:rsidRDefault="009B692D" w:rsidP="000B5098">
                      <w:pPr>
                        <w:jc w:val="center"/>
                        <w:rPr>
                          <w:del w:id="25"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6" w:author="THERICH Prince" w:date="2026-02-17T16:21:00Z" w16du:dateUtc="2026-02-17T15:21:00Z">
                        <w:r w:rsidRPr="002F3D5A">
                          <w:rPr>
                            <w:rFonts w:ascii="Times New Roman" w:hAnsi="Times New Roman" w:cs="Times New Roman"/>
                            <w:b/>
                            <w:bCs/>
                            <w:sz w:val="28"/>
                            <w:szCs w:val="28"/>
                          </w:rPr>
                          <w:delText>L’HOPITAL LAQUINTINIE</w:delText>
                        </w:r>
                      </w:del>
                    </w:p>
                    <w:p w14:paraId="52B6DEC8" w14:textId="144BBF15" w:rsidR="009B692D" w:rsidRPr="002F3D5A" w:rsidRDefault="008F000C" w:rsidP="000B5098">
                      <w:pPr>
                        <w:jc w:val="center"/>
                        <w:rPr>
                          <w:rFonts w:ascii="Times New Roman" w:hAnsi="Times New Roman" w:cs="Times New Roman"/>
                          <w:b/>
                          <w:bCs/>
                        </w:rPr>
                      </w:pPr>
                      <w:ins w:id="27" w:author="THERICH Prince" w:date="2026-02-17T16:21:00Z" w16du:dateUtc="2026-02-17T15:21:00Z">
                        <w:r w:rsidRPr="002F3D5A">
                          <w:rPr>
                            <w:rFonts w:ascii="Times New Roman" w:hAnsi="Times New Roman" w:cs="Times New Roman"/>
                            <w:b/>
                            <w:bCs/>
                            <w:sz w:val="28"/>
                            <w:szCs w:val="28"/>
                          </w:rPr>
                          <w:t xml:space="preserve">l’hôpital </w:t>
                        </w:r>
                        <w:proofErr w:type="spellStart"/>
                        <w:r w:rsidRPr="002F3D5A">
                          <w:rPr>
                            <w:rFonts w:ascii="Times New Roman" w:hAnsi="Times New Roman" w:cs="Times New Roman"/>
                            <w:b/>
                            <w:bCs/>
                            <w:sz w:val="28"/>
                            <w:szCs w:val="28"/>
                          </w:rPr>
                          <w:t>Laquintinie</w:t>
                        </w:r>
                      </w:ins>
                      <w:proofErr w:type="spellEnd"/>
                    </w:p>
                    <w:p w14:paraId="4C8D86BB" w14:textId="77777777" w:rsidR="009B692D" w:rsidRPr="002F3D5A" w:rsidRDefault="009B692D" w:rsidP="000B5098">
                      <w:pPr>
                        <w:jc w:val="center"/>
                      </w:pPr>
                    </w:p>
                  </w:txbxContent>
                </v:textbox>
                <w10:wrap anchorx="margin"/>
              </v:rect>
            </w:pict>
          </mc:Fallback>
        </mc:AlternateContent>
      </w:r>
      <w:r w:rsidR="001D2D94" w:rsidRPr="003B4108">
        <w:rPr>
          <w:rFonts w:ascii="Times New Roman" w:hAnsi="Times New Roman" w:cs="Times New Roman"/>
          <w:sz w:val="28"/>
          <w:szCs w:val="28"/>
          <w:lang w:val="en-US"/>
        </w:rPr>
        <w:br/>
      </w:r>
      <w:r w:rsidR="00E65717" w:rsidRPr="003B4108">
        <w:rPr>
          <w:rFonts w:ascii="Times New Roman" w:hAnsi="Times New Roman" w:cs="Times New Roman"/>
          <w:sz w:val="28"/>
          <w:szCs w:val="28"/>
          <w:lang w:val="en-US"/>
        </w:rPr>
        <w:br/>
      </w:r>
      <w:r w:rsidR="001D2D94" w:rsidRPr="00ED5CE8">
        <w:rPr>
          <w:rFonts w:ascii="Times New Roman" w:hAnsi="Times New Roman" w:cs="Times New Roman"/>
          <w:b/>
          <w:bCs/>
          <w:sz w:val="28"/>
          <w:szCs w:val="28"/>
          <w:u w:val="single"/>
          <w:lang w:val="en-US"/>
        </w:rPr>
        <w:t>ABSTRACT</w:t>
      </w:r>
    </w:p>
    <w:p w14:paraId="097B0FD2" w14:textId="103F9D0D" w:rsidR="000D0F26" w:rsidRPr="0083265B" w:rsidRDefault="00E65717" w:rsidP="000D0F26">
      <w:pPr>
        <w:tabs>
          <w:tab w:val="left" w:pos="932"/>
        </w:tabs>
        <w:jc w:val="both"/>
        <w:rPr>
          <w:rFonts w:ascii="Times New Roman" w:hAnsi="Times New Roman" w:cs="Times New Roman"/>
          <w:sz w:val="28"/>
          <w:szCs w:val="28"/>
          <w:lang w:val="en-US"/>
        </w:rPr>
      </w:pPr>
      <w:r w:rsidRPr="0083265B">
        <w:rPr>
          <w:rFonts w:ascii="Times New Roman" w:hAnsi="Times New Roman" w:cs="Times New Roman"/>
          <w:sz w:val="28"/>
          <w:szCs w:val="28"/>
          <w:lang w:val="en-US"/>
        </w:rPr>
        <w:br/>
        <w:t xml:space="preserve">            </w:t>
      </w:r>
      <w:r w:rsidR="000D0F26" w:rsidRPr="0083265B">
        <w:rPr>
          <w:rFonts w:ascii="Times New Roman" w:hAnsi="Times New Roman" w:cs="Times New Roman"/>
          <w:sz w:val="28"/>
          <w:szCs w:val="28"/>
          <w:lang w:val="en-US"/>
        </w:rPr>
        <w:t xml:space="preserve">This document was written following my two-month academic internship carried out at </w:t>
      </w:r>
      <w:proofErr w:type="spellStart"/>
      <w:r w:rsidR="008E2F28" w:rsidRPr="0083265B">
        <w:rPr>
          <w:rFonts w:ascii="Times New Roman" w:hAnsi="Times New Roman" w:cs="Times New Roman"/>
          <w:b/>
          <w:sz w:val="28"/>
          <w:szCs w:val="28"/>
          <w:lang w:val="en-US"/>
        </w:rPr>
        <w:t>L</w:t>
      </w:r>
      <w:r w:rsidR="001B6944" w:rsidRPr="0083265B">
        <w:rPr>
          <w:rFonts w:ascii="Times New Roman" w:hAnsi="Times New Roman" w:cs="Times New Roman"/>
          <w:b/>
          <w:sz w:val="28"/>
          <w:szCs w:val="28"/>
          <w:lang w:val="en-US"/>
        </w:rPr>
        <w:t>aquintinie</w:t>
      </w:r>
      <w:proofErr w:type="spellEnd"/>
      <w:r w:rsidR="000D0F26" w:rsidRPr="0083265B">
        <w:rPr>
          <w:rFonts w:ascii="Times New Roman" w:hAnsi="Times New Roman" w:cs="Times New Roman"/>
          <w:b/>
          <w:sz w:val="28"/>
          <w:szCs w:val="28"/>
          <w:lang w:val="en-US"/>
        </w:rPr>
        <w:t xml:space="preserve"> </w:t>
      </w:r>
      <w:r w:rsidR="001B6944" w:rsidRPr="0083265B">
        <w:rPr>
          <w:rFonts w:ascii="Times New Roman" w:hAnsi="Times New Roman" w:cs="Times New Roman"/>
          <w:b/>
          <w:sz w:val="28"/>
          <w:szCs w:val="28"/>
          <w:lang w:val="en-US"/>
        </w:rPr>
        <w:t>h</w:t>
      </w:r>
      <w:r w:rsidR="000D0F26" w:rsidRPr="0083265B">
        <w:rPr>
          <w:rFonts w:ascii="Times New Roman" w:hAnsi="Times New Roman" w:cs="Times New Roman"/>
          <w:b/>
          <w:sz w:val="28"/>
          <w:szCs w:val="28"/>
          <w:lang w:val="en-US"/>
        </w:rPr>
        <w:t>ospital in Douala</w:t>
      </w:r>
      <w:r w:rsidR="000D0F26" w:rsidRPr="0083265B">
        <w:rPr>
          <w:rFonts w:ascii="Times New Roman" w:hAnsi="Times New Roman" w:cs="Times New Roman"/>
          <w:sz w:val="28"/>
          <w:szCs w:val="28"/>
          <w:lang w:val="en-US"/>
        </w:rPr>
        <w:t xml:space="preserve">. The theme of my internship was </w:t>
      </w:r>
      <w:r w:rsidR="000D0F26" w:rsidRPr="0083265B">
        <w:rPr>
          <w:rFonts w:ascii="Times New Roman" w:hAnsi="Times New Roman" w:cs="Times New Roman"/>
          <w:b/>
          <w:sz w:val="28"/>
          <w:szCs w:val="28"/>
          <w:lang w:val="en-US"/>
        </w:rPr>
        <w:t xml:space="preserve">the implementation of a web-based application for the management and monitoring of hospital pharmacy stock: the case of </w:t>
      </w:r>
      <w:proofErr w:type="spellStart"/>
      <w:r w:rsidR="008E2F28" w:rsidRPr="0083265B">
        <w:rPr>
          <w:rFonts w:ascii="Times New Roman" w:hAnsi="Times New Roman" w:cs="Times New Roman"/>
          <w:b/>
          <w:sz w:val="28"/>
          <w:szCs w:val="28"/>
          <w:lang w:val="en-US"/>
        </w:rPr>
        <w:t>L</w:t>
      </w:r>
      <w:r w:rsidR="001B6944" w:rsidRPr="0083265B">
        <w:rPr>
          <w:rFonts w:ascii="Times New Roman" w:hAnsi="Times New Roman" w:cs="Times New Roman"/>
          <w:b/>
          <w:sz w:val="28"/>
          <w:szCs w:val="28"/>
          <w:lang w:val="en-US"/>
        </w:rPr>
        <w:t>aquintinie</w:t>
      </w:r>
      <w:proofErr w:type="spellEnd"/>
      <w:r w:rsidR="000D0F26" w:rsidRPr="0083265B">
        <w:rPr>
          <w:rFonts w:ascii="Times New Roman" w:hAnsi="Times New Roman" w:cs="Times New Roman"/>
          <w:b/>
          <w:sz w:val="28"/>
          <w:szCs w:val="28"/>
          <w:lang w:val="en-US"/>
        </w:rPr>
        <w:t xml:space="preserve"> </w:t>
      </w:r>
      <w:r w:rsidR="001B6944" w:rsidRPr="0083265B">
        <w:rPr>
          <w:rFonts w:ascii="Times New Roman" w:hAnsi="Times New Roman" w:cs="Times New Roman"/>
          <w:b/>
          <w:sz w:val="28"/>
          <w:szCs w:val="28"/>
          <w:lang w:val="en-US"/>
        </w:rPr>
        <w:t>h</w:t>
      </w:r>
      <w:r w:rsidR="000D0F26" w:rsidRPr="0083265B">
        <w:rPr>
          <w:rFonts w:ascii="Times New Roman" w:hAnsi="Times New Roman" w:cs="Times New Roman"/>
          <w:b/>
          <w:sz w:val="28"/>
          <w:szCs w:val="28"/>
          <w:lang w:val="en-US"/>
        </w:rPr>
        <w:t>ospital</w:t>
      </w:r>
      <w:r w:rsidR="000D0F26" w:rsidRPr="0083265B">
        <w:rPr>
          <w:rFonts w:ascii="Times New Roman" w:hAnsi="Times New Roman" w:cs="Times New Roman"/>
          <w:sz w:val="28"/>
          <w:szCs w:val="28"/>
          <w:lang w:val="en-US"/>
        </w:rPr>
        <w:t xml:space="preserve">. The project consisted of designing and developing an application aimed at improving drug management, controlling stock movements, and monitoring expiration dates. The approach adopted began with a needs analysis phase conducted with pharmacy managers in order to identify existing challenges and define the system’s objectives. This was followed by the design of the data model and the development of the overall application architecture. The implementation phase then focused on developing the tool using appropriate web technologies, including </w:t>
      </w:r>
      <w:r w:rsidR="000D0F26" w:rsidRPr="0083265B">
        <w:rPr>
          <w:rFonts w:ascii="Times New Roman" w:hAnsi="Times New Roman" w:cs="Times New Roman"/>
          <w:b/>
          <w:sz w:val="28"/>
          <w:szCs w:val="28"/>
          <w:lang w:val="en-US"/>
        </w:rPr>
        <w:t>PHP</w:t>
      </w:r>
      <w:r w:rsidR="000D0F26" w:rsidRPr="0083265B">
        <w:rPr>
          <w:rFonts w:ascii="Times New Roman" w:hAnsi="Times New Roman" w:cs="Times New Roman"/>
          <w:sz w:val="28"/>
          <w:szCs w:val="28"/>
          <w:lang w:val="en-US"/>
        </w:rPr>
        <w:t xml:space="preserve"> for server-side processing and </w:t>
      </w:r>
      <w:r w:rsidR="000D0F26" w:rsidRPr="0083265B">
        <w:rPr>
          <w:rFonts w:ascii="Times New Roman" w:hAnsi="Times New Roman" w:cs="Times New Roman"/>
          <w:b/>
          <w:sz w:val="28"/>
          <w:szCs w:val="28"/>
          <w:lang w:val="en-US"/>
        </w:rPr>
        <w:t>MySQL</w:t>
      </w:r>
      <w:r w:rsidR="000D0F26" w:rsidRPr="0083265B">
        <w:rPr>
          <w:rFonts w:ascii="Times New Roman" w:hAnsi="Times New Roman" w:cs="Times New Roman"/>
          <w:sz w:val="28"/>
          <w:szCs w:val="28"/>
          <w:lang w:val="en-US"/>
        </w:rPr>
        <w:t xml:space="preserve"> for database management, as well as </w:t>
      </w:r>
      <w:r w:rsidR="000D0F26" w:rsidRPr="0083265B">
        <w:rPr>
          <w:rFonts w:ascii="Times New Roman" w:hAnsi="Times New Roman" w:cs="Times New Roman"/>
          <w:b/>
          <w:sz w:val="28"/>
          <w:szCs w:val="28"/>
          <w:lang w:val="en-US"/>
        </w:rPr>
        <w:t>HTML</w:t>
      </w:r>
      <w:r w:rsidR="000D0F26" w:rsidRPr="0083265B">
        <w:rPr>
          <w:rFonts w:ascii="Times New Roman" w:hAnsi="Times New Roman" w:cs="Times New Roman"/>
          <w:sz w:val="28"/>
          <w:szCs w:val="28"/>
          <w:lang w:val="en-US"/>
        </w:rPr>
        <w:t xml:space="preserve">, </w:t>
      </w:r>
      <w:r w:rsidR="000D0F26" w:rsidRPr="0083265B">
        <w:rPr>
          <w:rFonts w:ascii="Times New Roman" w:hAnsi="Times New Roman" w:cs="Times New Roman"/>
          <w:b/>
          <w:sz w:val="28"/>
          <w:szCs w:val="28"/>
          <w:lang w:val="en-US"/>
        </w:rPr>
        <w:t>CSS</w:t>
      </w:r>
      <w:r w:rsidR="000D0F26" w:rsidRPr="0083265B">
        <w:rPr>
          <w:rFonts w:ascii="Times New Roman" w:hAnsi="Times New Roman" w:cs="Times New Roman"/>
          <w:sz w:val="28"/>
          <w:szCs w:val="28"/>
          <w:lang w:val="en-US"/>
        </w:rPr>
        <w:t xml:space="preserve">, </w:t>
      </w:r>
      <w:r w:rsidR="000D0F26" w:rsidRPr="0083265B">
        <w:rPr>
          <w:rFonts w:ascii="Times New Roman" w:hAnsi="Times New Roman" w:cs="Times New Roman"/>
          <w:b/>
          <w:sz w:val="28"/>
          <w:szCs w:val="28"/>
          <w:lang w:val="en-US"/>
        </w:rPr>
        <w:t>Bootstrap</w:t>
      </w:r>
      <w:r w:rsidR="000D0F26" w:rsidRPr="0083265B">
        <w:rPr>
          <w:rFonts w:ascii="Times New Roman" w:hAnsi="Times New Roman" w:cs="Times New Roman"/>
          <w:sz w:val="28"/>
          <w:szCs w:val="28"/>
          <w:lang w:val="en-US"/>
        </w:rPr>
        <w:t xml:space="preserve">, and </w:t>
      </w:r>
      <w:r w:rsidR="000D0F26" w:rsidRPr="0083265B">
        <w:rPr>
          <w:rFonts w:ascii="Times New Roman" w:hAnsi="Times New Roman" w:cs="Times New Roman"/>
          <w:b/>
          <w:sz w:val="28"/>
          <w:szCs w:val="28"/>
          <w:lang w:val="en-US"/>
        </w:rPr>
        <w:t>JavaScript</w:t>
      </w:r>
      <w:r w:rsidR="000D0F26" w:rsidRPr="0083265B">
        <w:rPr>
          <w:rFonts w:ascii="Times New Roman" w:hAnsi="Times New Roman" w:cs="Times New Roman"/>
          <w:sz w:val="28"/>
          <w:szCs w:val="28"/>
          <w:lang w:val="en-US"/>
        </w:rPr>
        <w:t xml:space="preserve"> for the user interface design. Finally, the project concluded with testing, user validation, and deployment phases, ensuring a functional, secure, and user-adapted system for hospital pharmacy management.</w:t>
      </w:r>
    </w:p>
    <w:p w14:paraId="511A9EEA" w14:textId="76133B94" w:rsidR="000D0F26" w:rsidRPr="0083265B" w:rsidRDefault="000D0F26" w:rsidP="000D0F26">
      <w:pPr>
        <w:tabs>
          <w:tab w:val="left" w:pos="932"/>
        </w:tabs>
        <w:jc w:val="both"/>
        <w:rPr>
          <w:rFonts w:ascii="Times New Roman" w:hAnsi="Times New Roman" w:cs="Times New Roman"/>
          <w:sz w:val="28"/>
          <w:szCs w:val="28"/>
          <w:lang w:val="en-US"/>
        </w:rPr>
      </w:pPr>
      <w:r w:rsidRPr="0083265B">
        <w:rPr>
          <w:rFonts w:ascii="Times New Roman" w:hAnsi="Times New Roman" w:cs="Times New Roman"/>
          <w:sz w:val="28"/>
          <w:szCs w:val="28"/>
          <w:lang w:val="en-US"/>
        </w:rPr>
        <w:t>This report details the different stages of development, the technical choices made, as well as the skills acquired throughout this experience, which significantly enriched my professional growth.</w:t>
      </w:r>
    </w:p>
    <w:p w14:paraId="7A415397" w14:textId="279FA996" w:rsidR="00DC11E9" w:rsidRPr="0083265B" w:rsidRDefault="00DC11E9" w:rsidP="000D0F26">
      <w:pPr>
        <w:tabs>
          <w:tab w:val="left" w:pos="932"/>
        </w:tabs>
        <w:jc w:val="both"/>
        <w:rPr>
          <w:rFonts w:ascii="Times New Roman" w:hAnsi="Times New Roman" w:cs="Times New Roman"/>
          <w:sz w:val="28"/>
          <w:szCs w:val="28"/>
          <w:lang w:val="en-US"/>
        </w:rPr>
      </w:pPr>
    </w:p>
    <w:p w14:paraId="69394CBB" w14:textId="542E9A28" w:rsidR="00304664" w:rsidRPr="0083265B" w:rsidRDefault="00304664" w:rsidP="000D0F26">
      <w:pPr>
        <w:tabs>
          <w:tab w:val="left" w:pos="932"/>
        </w:tabs>
        <w:jc w:val="both"/>
        <w:rPr>
          <w:rFonts w:ascii="Times New Roman" w:hAnsi="Times New Roman" w:cs="Times New Roman"/>
          <w:sz w:val="28"/>
          <w:szCs w:val="28"/>
          <w:lang w:val="en-US"/>
        </w:rPr>
      </w:pPr>
    </w:p>
    <w:p w14:paraId="29D4457E" w14:textId="08EAD3A7" w:rsidR="00304664" w:rsidRPr="0083265B" w:rsidRDefault="00304664" w:rsidP="000D0F26">
      <w:pPr>
        <w:tabs>
          <w:tab w:val="left" w:pos="932"/>
        </w:tabs>
        <w:jc w:val="both"/>
        <w:rPr>
          <w:rFonts w:ascii="Times New Roman" w:hAnsi="Times New Roman" w:cs="Times New Roman"/>
          <w:sz w:val="28"/>
          <w:szCs w:val="28"/>
          <w:lang w:val="en-US"/>
        </w:rPr>
      </w:pPr>
    </w:p>
    <w:p w14:paraId="2FBE919F" w14:textId="77A765B2" w:rsidR="00304664" w:rsidRPr="0083265B" w:rsidRDefault="00304664" w:rsidP="000D0F26">
      <w:pPr>
        <w:tabs>
          <w:tab w:val="left" w:pos="932"/>
        </w:tabs>
        <w:jc w:val="both"/>
        <w:rPr>
          <w:rFonts w:ascii="Times New Roman" w:hAnsi="Times New Roman" w:cs="Times New Roman"/>
          <w:sz w:val="28"/>
          <w:szCs w:val="28"/>
          <w:lang w:val="en-US"/>
        </w:rPr>
      </w:pPr>
    </w:p>
    <w:p w14:paraId="5BDF956B" w14:textId="623C20ED" w:rsidR="00304664" w:rsidRPr="0083265B" w:rsidRDefault="00304664" w:rsidP="000D0F26">
      <w:pPr>
        <w:tabs>
          <w:tab w:val="left" w:pos="932"/>
        </w:tabs>
        <w:jc w:val="both"/>
        <w:rPr>
          <w:rFonts w:ascii="Times New Roman" w:hAnsi="Times New Roman" w:cs="Times New Roman"/>
          <w:sz w:val="28"/>
          <w:szCs w:val="28"/>
          <w:lang w:val="en-US"/>
        </w:rPr>
      </w:pPr>
    </w:p>
    <w:p w14:paraId="1DD04281" w14:textId="2ACF30FF" w:rsidR="00304664" w:rsidRPr="0083265B" w:rsidRDefault="00304664" w:rsidP="000D0F26">
      <w:pPr>
        <w:tabs>
          <w:tab w:val="left" w:pos="932"/>
        </w:tabs>
        <w:jc w:val="both"/>
        <w:rPr>
          <w:rFonts w:ascii="Times New Roman" w:hAnsi="Times New Roman" w:cs="Times New Roman"/>
          <w:sz w:val="28"/>
          <w:szCs w:val="28"/>
          <w:lang w:val="en-US"/>
        </w:rPr>
      </w:pPr>
    </w:p>
    <w:p w14:paraId="22AB416B" w14:textId="621DC32C" w:rsidR="00304664" w:rsidRPr="0083265B" w:rsidRDefault="007A15A5" w:rsidP="000D0F26">
      <w:pPr>
        <w:tabs>
          <w:tab w:val="left" w:pos="932"/>
        </w:tabs>
        <w:jc w:val="both"/>
        <w:rPr>
          <w:rFonts w:ascii="Times New Roman" w:hAnsi="Times New Roman" w:cs="Times New Roman"/>
          <w:sz w:val="28"/>
          <w:szCs w:val="28"/>
          <w:lang w:val="en-US"/>
        </w:rPr>
      </w:pPr>
      <w:r w:rsidRPr="002F3D5A">
        <w:rPr>
          <w:rFonts w:ascii="Times New Roman" w:hAnsi="Times New Roman" w:cs="Times New Roman"/>
          <w:b/>
          <w:bCs/>
          <w:noProof/>
        </w:rPr>
        <mc:AlternateContent>
          <mc:Choice Requires="wpg">
            <w:drawing>
              <wp:anchor distT="0" distB="0" distL="114300" distR="114300" simplePos="0" relativeHeight="251608079" behindDoc="0" locked="0" layoutInCell="1" allowOverlap="1" wp14:anchorId="13922A9B" wp14:editId="16E7385B">
                <wp:simplePos x="0" y="0"/>
                <wp:positionH relativeFrom="column">
                  <wp:posOffset>-97790</wp:posOffset>
                </wp:positionH>
                <wp:positionV relativeFrom="paragraph">
                  <wp:posOffset>987631</wp:posOffset>
                </wp:positionV>
                <wp:extent cx="6024245" cy="352425"/>
                <wp:effectExtent l="0" t="19050" r="14605" b="28575"/>
                <wp:wrapNone/>
                <wp:docPr id="202370902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50480044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E0AAB5" w14:textId="348FA390" w:rsidR="007A15A5"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15A5"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87047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999041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209057" w14:textId="5531E2FC" w:rsidR="007A15A5" w:rsidRPr="002F3D5A" w:rsidRDefault="007A15A5"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D560D0"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922A9B" id="_x0000_s1053" style="position:absolute;left:0;text-align:left;margin-left:-7.7pt;margin-top:77.75pt;width:474.35pt;height:27.75pt;z-index:251608079"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">
                <v:rect id="Rectangle 7" o:spid="_x0000_s105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" filled="f" strokecolor="white [3212]" strokeweight="1pt">
                  <v:textbox>
                    <w:txbxContent>
                      <w:p w14:paraId="7FE0AAB5" w14:textId="348FA390" w:rsidR="007A15A5"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15A5" w:rsidRPr="002F3D5A">
                          <w:rPr>
                            <w:rFonts w:ascii="Times New Roman" w:hAnsi="Times New Roman" w:cs="Times New Roman"/>
                            <w:color w:val="000000" w:themeColor="text1"/>
                          </w:rPr>
                          <w:t>et présenté par TCHUISSEU NOUKUI PRINCE DERLICH</w:t>
                        </w:r>
                      </w:p>
                    </w:txbxContent>
                  </v:textbox>
                </v:rect>
                <v:line id="Straight Connector 8" o:spid="_x0000_s105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" strokecolor="black [3213]" strokeweight="2.25pt">
                  <v:stroke joinstyle="miter"/>
                </v:line>
                <v:rect id="Rectangle 9" o:spid="_x0000_s105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" fillcolor="black [3213]" strokecolor="black [3213]" strokeweight="1pt">
                  <v:textbox>
                    <w:txbxContent>
                      <w:p w14:paraId="0A209057" w14:textId="5531E2FC" w:rsidR="007A15A5" w:rsidRPr="002F3D5A" w:rsidRDefault="007A15A5"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D560D0" w:rsidRPr="002F3D5A">
                          <w:rPr>
                            <w:rFonts w:ascii="Times New Roman" w:hAnsi="Times New Roman" w:cs="Times New Roman"/>
                            <w:sz w:val="28"/>
                            <w:szCs w:val="28"/>
                          </w:rPr>
                          <w:t>I</w:t>
                        </w:r>
                      </w:p>
                    </w:txbxContent>
                  </v:textbox>
                </v:rect>
              </v:group>
            </w:pict>
          </mc:Fallback>
        </mc:AlternateContent>
      </w:r>
    </w:p>
    <w:p w14:paraId="6423E09B" w14:textId="4391EE62" w:rsidR="00304664" w:rsidRPr="002F3D5A" w:rsidRDefault="004B4BCB" w:rsidP="004B4BCB">
      <w:pPr>
        <w:tabs>
          <w:tab w:val="left" w:pos="932"/>
        </w:tabs>
        <w:jc w:val="center"/>
        <w:rPr>
          <w:rFonts w:ascii="Times New Roman" w:hAnsi="Times New Roman" w:cs="Times New Roman"/>
          <w:b/>
          <w:bCs/>
          <w:sz w:val="28"/>
          <w:szCs w:val="28"/>
          <w:u w:val="single"/>
        </w:rPr>
      </w:pPr>
      <w:r w:rsidRPr="003B4108">
        <w:rPr>
          <w:rFonts w:ascii="Times New Roman" w:hAnsi="Times New Roman" w:cs="Times New Roman"/>
          <w:sz w:val="28"/>
          <w:szCs w:val="28"/>
        </w:rPr>
        <w:lastRenderedPageBreak/>
        <w:br/>
      </w:r>
      <w:r w:rsidR="00CC0470" w:rsidRPr="002F3D5A">
        <w:rPr>
          <w:b/>
          <w:bCs/>
          <w:noProof/>
        </w:rPr>
        <mc:AlternateContent>
          <mc:Choice Requires="wps">
            <w:drawing>
              <wp:anchor distT="0" distB="0" distL="114300" distR="114300" simplePos="0" relativeHeight="251608071" behindDoc="0" locked="0" layoutInCell="1" allowOverlap="1" wp14:anchorId="780591D7" wp14:editId="436D586C">
                <wp:simplePos x="0" y="0"/>
                <wp:positionH relativeFrom="margin">
                  <wp:posOffset>5715</wp:posOffset>
                </wp:positionH>
                <wp:positionV relativeFrom="paragraph">
                  <wp:posOffset>-711835</wp:posOffset>
                </wp:positionV>
                <wp:extent cx="5920105" cy="526415"/>
                <wp:effectExtent l="0" t="0" r="23495" b="26035"/>
                <wp:wrapNone/>
                <wp:docPr id="1323516768"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A21B43" w14:textId="75BD724B" w:rsidR="00CC0470" w:rsidRPr="002F3D5A" w:rsidRDefault="00CC0470"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896685">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28" w:author="THERICH Prince" w:date="2026-02-17T16:21:00Z" w16du:dateUtc="2026-02-17T15:21:00Z">
                              <w:r w:rsidRPr="002F3D5A">
                                <w:rPr>
                                  <w:rFonts w:ascii="Times New Roman" w:hAnsi="Times New Roman" w:cs="Times New Roman"/>
                                  <w:b/>
                                  <w:bCs/>
                                  <w:sz w:val="28"/>
                                  <w:szCs w:val="28"/>
                                </w:rPr>
                                <w:delText>L’HOPITAL LAQUINTINIE</w:delText>
                              </w:r>
                            </w:del>
                            <w:ins w:id="29" w:author="THERICH Prince" w:date="2026-02-17T16:21:00Z" w16du:dateUtc="2026-02-17T15:21:00Z">
                              <w:r w:rsidR="004020FF" w:rsidRPr="002F3D5A">
                                <w:rPr>
                                  <w:rFonts w:ascii="Times New Roman" w:hAnsi="Times New Roman" w:cs="Times New Roman"/>
                                  <w:b/>
                                  <w:bCs/>
                                  <w:sz w:val="28"/>
                                  <w:szCs w:val="28"/>
                                </w:rPr>
                                <w:t xml:space="preserve">l’hôpital </w:t>
                              </w:r>
                              <w:proofErr w:type="spellStart"/>
                              <w:r w:rsidR="004020FF" w:rsidRPr="002F3D5A">
                                <w:rPr>
                                  <w:rFonts w:ascii="Times New Roman" w:hAnsi="Times New Roman" w:cs="Times New Roman"/>
                                  <w:b/>
                                  <w:bCs/>
                                  <w:sz w:val="28"/>
                                  <w:szCs w:val="28"/>
                                </w:rPr>
                                <w:t>Laquintinie</w:t>
                              </w:r>
                            </w:ins>
                            <w:proofErr w:type="spellEnd"/>
                          </w:p>
                          <w:p w14:paraId="1FFC907D" w14:textId="77777777" w:rsidR="00CC0470" w:rsidRPr="002F3D5A" w:rsidRDefault="00CC0470" w:rsidP="000B5098">
                            <w:pPr>
                              <w:jc w:val="center"/>
                              <w:rPr>
                                <w:rFonts w:ascii="Times New Roman" w:hAnsi="Times New Roman" w:cs="Times New Roman"/>
                                <w:b/>
                                <w:bCs/>
                              </w:rPr>
                            </w:pPr>
                          </w:p>
                          <w:p w14:paraId="373FD944" w14:textId="77777777" w:rsidR="00CC0470" w:rsidRPr="002F3D5A" w:rsidRDefault="00CC047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0591D7" id="_x0000_s1057" style="position:absolute;left:0;text-align:left;margin-left:.45pt;margin-top:-56.05pt;width:466.15pt;height:41.45pt;z-index:25160807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" fillcolor="navy" strokecolor="white [3212]" strokeweight="1pt">
                <v:textbox>
                  <w:txbxContent>
                    <w:p w14:paraId="02A21B43" w14:textId="75BD724B" w:rsidR="00CC0470" w:rsidRPr="002F3D5A" w:rsidRDefault="00CC0470"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896685">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30" w:author="THERICH Prince" w:date="2026-02-17T16:21:00Z" w16du:dateUtc="2026-02-17T15:21:00Z">
                        <w:r w:rsidRPr="002F3D5A">
                          <w:rPr>
                            <w:rFonts w:ascii="Times New Roman" w:hAnsi="Times New Roman" w:cs="Times New Roman"/>
                            <w:b/>
                            <w:bCs/>
                            <w:sz w:val="28"/>
                            <w:szCs w:val="28"/>
                          </w:rPr>
                          <w:delText>L’HOPITAL LAQUINTINIE</w:delText>
                        </w:r>
                      </w:del>
                      <w:ins w:id="31" w:author="THERICH Prince" w:date="2026-02-17T16:21:00Z" w16du:dateUtc="2026-02-17T15:21:00Z">
                        <w:r w:rsidR="004020FF" w:rsidRPr="002F3D5A">
                          <w:rPr>
                            <w:rFonts w:ascii="Times New Roman" w:hAnsi="Times New Roman" w:cs="Times New Roman"/>
                            <w:b/>
                            <w:bCs/>
                            <w:sz w:val="28"/>
                            <w:szCs w:val="28"/>
                          </w:rPr>
                          <w:t xml:space="preserve">l’hôpital </w:t>
                        </w:r>
                        <w:proofErr w:type="spellStart"/>
                        <w:r w:rsidR="004020FF" w:rsidRPr="002F3D5A">
                          <w:rPr>
                            <w:rFonts w:ascii="Times New Roman" w:hAnsi="Times New Roman" w:cs="Times New Roman"/>
                            <w:b/>
                            <w:bCs/>
                            <w:sz w:val="28"/>
                            <w:szCs w:val="28"/>
                          </w:rPr>
                          <w:t>Laquintinie</w:t>
                        </w:r>
                      </w:ins>
                      <w:proofErr w:type="spellEnd"/>
                    </w:p>
                    <w:p w14:paraId="1FFC907D" w14:textId="77777777" w:rsidR="00CC0470" w:rsidRPr="002F3D5A" w:rsidRDefault="00CC0470" w:rsidP="000B5098">
                      <w:pPr>
                        <w:jc w:val="center"/>
                        <w:rPr>
                          <w:rFonts w:ascii="Times New Roman" w:hAnsi="Times New Roman" w:cs="Times New Roman"/>
                          <w:b/>
                          <w:bCs/>
                        </w:rPr>
                      </w:pPr>
                    </w:p>
                    <w:p w14:paraId="373FD944" w14:textId="77777777" w:rsidR="00CC0470" w:rsidRPr="002F3D5A" w:rsidRDefault="00CC0470" w:rsidP="000B5098">
                      <w:pPr>
                        <w:jc w:val="center"/>
                      </w:pPr>
                    </w:p>
                  </w:txbxContent>
                </v:textbox>
                <w10:wrap anchorx="margin"/>
              </v:rect>
            </w:pict>
          </mc:Fallback>
        </mc:AlternateContent>
      </w:r>
      <w:r w:rsidR="006427F0" w:rsidRPr="002F3D5A">
        <w:rPr>
          <w:rFonts w:ascii="Times New Roman" w:hAnsi="Times New Roman" w:cs="Times New Roman"/>
          <w:b/>
          <w:bCs/>
          <w:sz w:val="28"/>
          <w:szCs w:val="28"/>
          <w:u w:val="single"/>
        </w:rPr>
        <w:t>LISTE</w:t>
      </w:r>
      <w:r w:rsidR="004F1C73" w:rsidRPr="002F3D5A">
        <w:rPr>
          <w:rFonts w:ascii="Times New Roman" w:hAnsi="Times New Roman" w:cs="Times New Roman"/>
          <w:b/>
          <w:bCs/>
          <w:sz w:val="28"/>
          <w:szCs w:val="28"/>
          <w:u w:val="single"/>
        </w:rPr>
        <w:t xml:space="preserve"> DES FIGURES</w:t>
      </w:r>
    </w:p>
    <w:p w14:paraId="3E680F38" w14:textId="563E53CB" w:rsidR="00D37821" w:rsidRPr="00F70D7A" w:rsidRDefault="00D37821" w:rsidP="00D37821">
      <w:pPr>
        <w:tabs>
          <w:tab w:val="left" w:pos="932"/>
        </w:tabs>
        <w:jc w:val="both"/>
        <w:rPr>
          <w:rFonts w:ascii="Times New Roman" w:hAnsi="Times New Roman" w:cs="Times New Roman"/>
          <w:b/>
          <w:sz w:val="26"/>
          <w:szCs w:val="26"/>
        </w:rPr>
      </w:pPr>
      <w:r w:rsidRPr="00F70D7A">
        <w:rPr>
          <w:rFonts w:ascii="Times New Roman" w:hAnsi="Times New Roman" w:cs="Times New Roman"/>
          <w:b/>
          <w:sz w:val="26"/>
          <w:szCs w:val="26"/>
        </w:rPr>
        <w:t>Figure 1 : ORGANIGRAMME HOPITAL LAQUINTINIE DE DOUALA</w:t>
      </w:r>
      <w:r w:rsidR="004532B9">
        <w:rPr>
          <w:rFonts w:ascii="Times New Roman" w:hAnsi="Times New Roman" w:cs="Times New Roman"/>
          <w:b/>
          <w:sz w:val="26"/>
          <w:szCs w:val="26"/>
        </w:rPr>
        <w:t>………...</w:t>
      </w:r>
      <w:r w:rsidR="00F70D7A" w:rsidRPr="00F70D7A">
        <w:rPr>
          <w:rFonts w:ascii="Times New Roman" w:hAnsi="Times New Roman" w:cs="Times New Roman"/>
          <w:b/>
          <w:sz w:val="26"/>
          <w:szCs w:val="26"/>
        </w:rPr>
        <w:t>. 5</w:t>
      </w:r>
    </w:p>
    <w:p w14:paraId="05C7006D" w14:textId="77777777" w:rsidR="00D37821" w:rsidRPr="002F3D5A" w:rsidRDefault="00D37821" w:rsidP="00D37821">
      <w:pPr>
        <w:tabs>
          <w:tab w:val="left" w:pos="932"/>
        </w:tabs>
        <w:jc w:val="both"/>
        <w:rPr>
          <w:rFonts w:ascii="Times New Roman" w:hAnsi="Times New Roman" w:cs="Times New Roman"/>
          <w:b/>
          <w:bCs/>
          <w:sz w:val="28"/>
          <w:szCs w:val="28"/>
          <w:u w:val="single"/>
        </w:rPr>
      </w:pPr>
    </w:p>
    <w:p w14:paraId="7209B76B" w14:textId="1AE74172" w:rsidR="004D59EA" w:rsidRPr="002F3D5A" w:rsidRDefault="004D59EA" w:rsidP="004B4BCB">
      <w:pPr>
        <w:tabs>
          <w:tab w:val="left" w:pos="932"/>
        </w:tabs>
        <w:jc w:val="center"/>
        <w:rPr>
          <w:rFonts w:ascii="Times New Roman" w:hAnsi="Times New Roman" w:cs="Times New Roman"/>
          <w:b/>
          <w:bCs/>
          <w:sz w:val="28"/>
          <w:szCs w:val="28"/>
          <w:u w:val="single"/>
        </w:rPr>
      </w:pPr>
    </w:p>
    <w:p w14:paraId="7F972223" w14:textId="45FCDD17" w:rsidR="004D59EA" w:rsidRPr="002F3D5A" w:rsidRDefault="004D59EA" w:rsidP="004B4BCB">
      <w:pPr>
        <w:tabs>
          <w:tab w:val="left" w:pos="932"/>
        </w:tabs>
        <w:jc w:val="center"/>
        <w:rPr>
          <w:rFonts w:ascii="Times New Roman" w:hAnsi="Times New Roman" w:cs="Times New Roman"/>
          <w:b/>
          <w:bCs/>
          <w:sz w:val="28"/>
          <w:szCs w:val="28"/>
          <w:u w:val="single"/>
        </w:rPr>
      </w:pPr>
    </w:p>
    <w:p w14:paraId="43166028" w14:textId="75458A12" w:rsidR="004D59EA" w:rsidRPr="002F3D5A" w:rsidRDefault="004D59EA" w:rsidP="004B4BCB">
      <w:pPr>
        <w:tabs>
          <w:tab w:val="left" w:pos="932"/>
        </w:tabs>
        <w:jc w:val="center"/>
        <w:rPr>
          <w:rFonts w:ascii="Times New Roman" w:hAnsi="Times New Roman" w:cs="Times New Roman"/>
          <w:b/>
          <w:bCs/>
          <w:sz w:val="28"/>
          <w:szCs w:val="28"/>
          <w:u w:val="single"/>
        </w:rPr>
      </w:pPr>
    </w:p>
    <w:p w14:paraId="0E2D096C" w14:textId="47D38381" w:rsidR="004D59EA" w:rsidRPr="002F3D5A" w:rsidRDefault="004D59EA" w:rsidP="004B4BCB">
      <w:pPr>
        <w:tabs>
          <w:tab w:val="left" w:pos="932"/>
        </w:tabs>
        <w:jc w:val="center"/>
        <w:rPr>
          <w:rFonts w:ascii="Times New Roman" w:hAnsi="Times New Roman" w:cs="Times New Roman"/>
          <w:b/>
          <w:bCs/>
          <w:sz w:val="28"/>
          <w:szCs w:val="28"/>
          <w:u w:val="single"/>
        </w:rPr>
      </w:pPr>
    </w:p>
    <w:p w14:paraId="54533863" w14:textId="29A3920D" w:rsidR="004D59EA" w:rsidRPr="002F3D5A" w:rsidRDefault="004D59EA" w:rsidP="004B4BCB">
      <w:pPr>
        <w:tabs>
          <w:tab w:val="left" w:pos="932"/>
        </w:tabs>
        <w:jc w:val="center"/>
        <w:rPr>
          <w:rFonts w:ascii="Times New Roman" w:hAnsi="Times New Roman" w:cs="Times New Roman"/>
          <w:b/>
          <w:bCs/>
          <w:sz w:val="28"/>
          <w:szCs w:val="28"/>
          <w:u w:val="single"/>
        </w:rPr>
      </w:pPr>
    </w:p>
    <w:p w14:paraId="7D7BC029" w14:textId="0FF96285" w:rsidR="004D59EA" w:rsidRPr="002F3D5A" w:rsidRDefault="004D59EA" w:rsidP="004B4BCB">
      <w:pPr>
        <w:tabs>
          <w:tab w:val="left" w:pos="932"/>
        </w:tabs>
        <w:jc w:val="center"/>
        <w:rPr>
          <w:rFonts w:ascii="Times New Roman" w:hAnsi="Times New Roman" w:cs="Times New Roman"/>
          <w:b/>
          <w:bCs/>
          <w:sz w:val="28"/>
          <w:szCs w:val="28"/>
          <w:u w:val="single"/>
        </w:rPr>
      </w:pPr>
    </w:p>
    <w:p w14:paraId="6A980B66" w14:textId="5E5A31CE" w:rsidR="004D59EA" w:rsidRPr="002F3D5A" w:rsidRDefault="004D59EA" w:rsidP="004B4BCB">
      <w:pPr>
        <w:tabs>
          <w:tab w:val="left" w:pos="932"/>
        </w:tabs>
        <w:jc w:val="center"/>
        <w:rPr>
          <w:rFonts w:ascii="Times New Roman" w:hAnsi="Times New Roman" w:cs="Times New Roman"/>
          <w:b/>
          <w:bCs/>
          <w:sz w:val="28"/>
          <w:szCs w:val="28"/>
          <w:u w:val="single"/>
        </w:rPr>
      </w:pPr>
    </w:p>
    <w:p w14:paraId="48A277F9" w14:textId="0F7D61A9" w:rsidR="004D59EA" w:rsidRPr="002F3D5A" w:rsidRDefault="004D59EA" w:rsidP="004B4BCB">
      <w:pPr>
        <w:tabs>
          <w:tab w:val="left" w:pos="932"/>
        </w:tabs>
        <w:jc w:val="center"/>
        <w:rPr>
          <w:rFonts w:ascii="Times New Roman" w:hAnsi="Times New Roman" w:cs="Times New Roman"/>
          <w:b/>
          <w:bCs/>
          <w:sz w:val="28"/>
          <w:szCs w:val="28"/>
          <w:u w:val="single"/>
        </w:rPr>
      </w:pPr>
    </w:p>
    <w:p w14:paraId="3378E971" w14:textId="5EE6E009" w:rsidR="004D59EA" w:rsidRPr="002F3D5A" w:rsidRDefault="004D59EA" w:rsidP="004B4BCB">
      <w:pPr>
        <w:tabs>
          <w:tab w:val="left" w:pos="932"/>
        </w:tabs>
        <w:jc w:val="center"/>
        <w:rPr>
          <w:rFonts w:ascii="Times New Roman" w:hAnsi="Times New Roman" w:cs="Times New Roman"/>
          <w:b/>
          <w:bCs/>
          <w:sz w:val="28"/>
          <w:szCs w:val="28"/>
          <w:u w:val="single"/>
        </w:rPr>
      </w:pPr>
    </w:p>
    <w:p w14:paraId="65D5734D" w14:textId="29C52542" w:rsidR="004D59EA" w:rsidRPr="002F3D5A" w:rsidRDefault="004D59EA" w:rsidP="004B4BCB">
      <w:pPr>
        <w:tabs>
          <w:tab w:val="left" w:pos="932"/>
        </w:tabs>
        <w:jc w:val="center"/>
        <w:rPr>
          <w:rFonts w:ascii="Times New Roman" w:hAnsi="Times New Roman" w:cs="Times New Roman"/>
          <w:b/>
          <w:bCs/>
          <w:sz w:val="28"/>
          <w:szCs w:val="28"/>
          <w:u w:val="single"/>
        </w:rPr>
      </w:pPr>
    </w:p>
    <w:p w14:paraId="6A26D47F" w14:textId="2E8CE01E" w:rsidR="004D59EA" w:rsidRPr="002F3D5A" w:rsidRDefault="004D59EA" w:rsidP="004B4BCB">
      <w:pPr>
        <w:tabs>
          <w:tab w:val="left" w:pos="932"/>
        </w:tabs>
        <w:jc w:val="center"/>
        <w:rPr>
          <w:rFonts w:ascii="Times New Roman" w:hAnsi="Times New Roman" w:cs="Times New Roman"/>
          <w:b/>
          <w:bCs/>
          <w:sz w:val="28"/>
          <w:szCs w:val="28"/>
          <w:u w:val="single"/>
        </w:rPr>
      </w:pPr>
    </w:p>
    <w:p w14:paraId="6657927E" w14:textId="022B5065" w:rsidR="004D59EA" w:rsidRPr="002F3D5A" w:rsidRDefault="004D59EA" w:rsidP="004B4BCB">
      <w:pPr>
        <w:tabs>
          <w:tab w:val="left" w:pos="932"/>
        </w:tabs>
        <w:jc w:val="center"/>
        <w:rPr>
          <w:rFonts w:ascii="Times New Roman" w:hAnsi="Times New Roman" w:cs="Times New Roman"/>
          <w:b/>
          <w:bCs/>
          <w:sz w:val="28"/>
          <w:szCs w:val="28"/>
          <w:u w:val="single"/>
        </w:rPr>
      </w:pPr>
    </w:p>
    <w:p w14:paraId="1B0FE8AD" w14:textId="4D1CDE21" w:rsidR="004D59EA" w:rsidRPr="002F3D5A" w:rsidRDefault="004D59EA" w:rsidP="004B4BCB">
      <w:pPr>
        <w:tabs>
          <w:tab w:val="left" w:pos="932"/>
        </w:tabs>
        <w:jc w:val="center"/>
        <w:rPr>
          <w:rFonts w:ascii="Times New Roman" w:hAnsi="Times New Roman" w:cs="Times New Roman"/>
          <w:b/>
          <w:bCs/>
          <w:sz w:val="28"/>
          <w:szCs w:val="28"/>
          <w:u w:val="single"/>
        </w:rPr>
      </w:pPr>
    </w:p>
    <w:p w14:paraId="4A64414A" w14:textId="6E6E8320" w:rsidR="004D59EA" w:rsidRPr="002F3D5A" w:rsidRDefault="004D59EA" w:rsidP="004B4BCB">
      <w:pPr>
        <w:tabs>
          <w:tab w:val="left" w:pos="932"/>
        </w:tabs>
        <w:jc w:val="center"/>
        <w:rPr>
          <w:rFonts w:ascii="Times New Roman" w:hAnsi="Times New Roman" w:cs="Times New Roman"/>
          <w:b/>
          <w:bCs/>
          <w:sz w:val="28"/>
          <w:szCs w:val="28"/>
          <w:u w:val="single"/>
        </w:rPr>
      </w:pPr>
    </w:p>
    <w:p w14:paraId="6B994A9A" w14:textId="3DBDC7D0" w:rsidR="004D59EA" w:rsidRPr="002F3D5A" w:rsidRDefault="004D59EA" w:rsidP="004B4BCB">
      <w:pPr>
        <w:tabs>
          <w:tab w:val="left" w:pos="932"/>
        </w:tabs>
        <w:jc w:val="center"/>
        <w:rPr>
          <w:rFonts w:ascii="Times New Roman" w:hAnsi="Times New Roman" w:cs="Times New Roman"/>
          <w:b/>
          <w:bCs/>
          <w:sz w:val="28"/>
          <w:szCs w:val="28"/>
          <w:u w:val="single"/>
        </w:rPr>
      </w:pPr>
    </w:p>
    <w:p w14:paraId="2CB054AD" w14:textId="15904124" w:rsidR="004D59EA" w:rsidRPr="002F3D5A" w:rsidRDefault="004D59EA" w:rsidP="004B4BCB">
      <w:pPr>
        <w:tabs>
          <w:tab w:val="left" w:pos="932"/>
        </w:tabs>
        <w:jc w:val="center"/>
        <w:rPr>
          <w:rFonts w:ascii="Times New Roman" w:hAnsi="Times New Roman" w:cs="Times New Roman"/>
          <w:b/>
          <w:bCs/>
          <w:sz w:val="28"/>
          <w:szCs w:val="28"/>
          <w:u w:val="single"/>
        </w:rPr>
      </w:pPr>
    </w:p>
    <w:p w14:paraId="25544A72" w14:textId="36C093E0" w:rsidR="004D59EA" w:rsidRPr="002F3D5A" w:rsidRDefault="004D59EA" w:rsidP="004B4BCB">
      <w:pPr>
        <w:tabs>
          <w:tab w:val="left" w:pos="932"/>
        </w:tabs>
        <w:jc w:val="center"/>
        <w:rPr>
          <w:rFonts w:ascii="Times New Roman" w:hAnsi="Times New Roman" w:cs="Times New Roman"/>
          <w:b/>
          <w:bCs/>
          <w:sz w:val="28"/>
          <w:szCs w:val="28"/>
          <w:u w:val="single"/>
        </w:rPr>
      </w:pPr>
    </w:p>
    <w:p w14:paraId="573D3672" w14:textId="44AFC424" w:rsidR="004D59EA" w:rsidRPr="002F3D5A" w:rsidRDefault="004D59EA" w:rsidP="00CE7F8A">
      <w:pPr>
        <w:tabs>
          <w:tab w:val="left" w:pos="932"/>
        </w:tabs>
        <w:rPr>
          <w:rFonts w:ascii="Times New Roman" w:hAnsi="Times New Roman" w:cs="Times New Roman"/>
          <w:b/>
          <w:bCs/>
          <w:sz w:val="28"/>
          <w:szCs w:val="28"/>
          <w:u w:val="single"/>
        </w:rPr>
      </w:pPr>
    </w:p>
    <w:p w14:paraId="6399A30A" w14:textId="409F0344" w:rsidR="004D59EA" w:rsidRPr="002F3D5A" w:rsidRDefault="004D59EA" w:rsidP="004B4BCB">
      <w:pPr>
        <w:tabs>
          <w:tab w:val="left" w:pos="932"/>
        </w:tabs>
        <w:jc w:val="center"/>
        <w:rPr>
          <w:rFonts w:ascii="Times New Roman" w:hAnsi="Times New Roman" w:cs="Times New Roman"/>
          <w:b/>
          <w:bCs/>
          <w:sz w:val="28"/>
          <w:szCs w:val="28"/>
          <w:u w:val="single"/>
        </w:rPr>
      </w:pPr>
    </w:p>
    <w:p w14:paraId="4ECE0044" w14:textId="46B80C96" w:rsidR="004D59EA" w:rsidRPr="002F3D5A" w:rsidRDefault="00585456" w:rsidP="004B4BCB">
      <w:pPr>
        <w:tabs>
          <w:tab w:val="left" w:pos="932"/>
        </w:tabs>
        <w:jc w:val="center"/>
        <w:rPr>
          <w:rFonts w:ascii="Times New Roman" w:hAnsi="Times New Roman" w:cs="Times New Roman"/>
          <w:b/>
          <w:bCs/>
          <w:sz w:val="28"/>
          <w:szCs w:val="28"/>
          <w:u w:val="single"/>
        </w:rPr>
      </w:pPr>
      <w:r w:rsidRPr="002F3D5A">
        <w:rPr>
          <w:rFonts w:ascii="Times New Roman" w:hAnsi="Times New Roman" w:cs="Times New Roman"/>
          <w:b/>
          <w:bCs/>
          <w:noProof/>
        </w:rPr>
        <mc:AlternateContent>
          <mc:Choice Requires="wpg">
            <w:drawing>
              <wp:anchor distT="0" distB="0" distL="114300" distR="114300" simplePos="0" relativeHeight="251608078" behindDoc="0" locked="0" layoutInCell="1" allowOverlap="1" wp14:anchorId="47C6AF36" wp14:editId="63002062">
                <wp:simplePos x="0" y="0"/>
                <wp:positionH relativeFrom="column">
                  <wp:posOffset>-97790</wp:posOffset>
                </wp:positionH>
                <wp:positionV relativeFrom="paragraph">
                  <wp:posOffset>868251</wp:posOffset>
                </wp:positionV>
                <wp:extent cx="6024245" cy="352425"/>
                <wp:effectExtent l="0" t="19050" r="14605" b="28575"/>
                <wp:wrapNone/>
                <wp:docPr id="165632153"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58727673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FAB23" w14:textId="19143704" w:rsidR="007A378F"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378F"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592243"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190638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35335A" w14:textId="26488236" w:rsidR="007A378F" w:rsidRPr="002F3D5A" w:rsidRDefault="007A378F"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2535C4" w:rsidRPr="002F3D5A">
                                <w:rPr>
                                  <w:rFonts w:ascii="Times New Roman" w:hAnsi="Times New Roman" w:cs="Times New Roman"/>
                                  <w:sz w:val="28"/>
                                  <w:szCs w:val="28"/>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C6AF36" id="_x0000_s1058" style="position:absolute;left:0;text-align:left;margin-left:-7.7pt;margin-top:68.35pt;width:474.35pt;height:27.75pt;z-index:251608078"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">
                <v:rect id="Rectangle 7" o:spid="_x0000_s105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" filled="f" strokecolor="white [3212]" strokeweight="1pt">
                  <v:textbox>
                    <w:txbxContent>
                      <w:p w14:paraId="34DFAB23" w14:textId="19143704" w:rsidR="007A378F"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378F" w:rsidRPr="002F3D5A">
                          <w:rPr>
                            <w:rFonts w:ascii="Times New Roman" w:hAnsi="Times New Roman" w:cs="Times New Roman"/>
                            <w:color w:val="000000" w:themeColor="text1"/>
                          </w:rPr>
                          <w:t>et présenté par TCHUISSEU NOUKUI PRINCE DERLICH</w:t>
                        </w:r>
                      </w:p>
                    </w:txbxContent>
                  </v:textbox>
                </v:rect>
                <v:line id="Straight Connector 8" o:spid="_x0000_s106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" strokecolor="black [3213]" strokeweight="2.25pt">
                  <v:stroke joinstyle="miter"/>
                </v:line>
                <v:rect id="Rectangle 9" o:spid="_x0000_s106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" fillcolor="black [3213]" strokecolor="black [3213]" strokeweight="1pt">
                  <v:textbox>
                    <w:txbxContent>
                      <w:p w14:paraId="5A35335A" w14:textId="26488236" w:rsidR="007A378F" w:rsidRPr="002F3D5A" w:rsidRDefault="007A378F"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2535C4" w:rsidRPr="002F3D5A">
                          <w:rPr>
                            <w:rFonts w:ascii="Times New Roman" w:hAnsi="Times New Roman" w:cs="Times New Roman"/>
                            <w:sz w:val="28"/>
                            <w:szCs w:val="28"/>
                          </w:rPr>
                          <w:t>II</w:t>
                        </w:r>
                      </w:p>
                    </w:txbxContent>
                  </v:textbox>
                </v:rect>
              </v:group>
            </w:pict>
          </mc:Fallback>
        </mc:AlternateContent>
      </w:r>
    </w:p>
    <w:p w14:paraId="54D9BB3C" w14:textId="2ED4489D" w:rsidR="004D59EA" w:rsidRPr="002F3D5A" w:rsidRDefault="00B8066B" w:rsidP="004D3050">
      <w:pPr>
        <w:tabs>
          <w:tab w:val="left" w:pos="932"/>
        </w:tabs>
        <w:jc w:val="center"/>
        <w:rPr>
          <w:rFonts w:ascii="Times New Roman" w:hAnsi="Times New Roman" w:cs="Times New Roman"/>
          <w:b/>
          <w:bCs/>
          <w:sz w:val="28"/>
          <w:szCs w:val="28"/>
          <w:u w:val="single"/>
        </w:rPr>
      </w:pPr>
      <w:r w:rsidRPr="002F3D5A">
        <w:rPr>
          <w:b/>
          <w:bCs/>
          <w:noProof/>
        </w:rPr>
        <w:lastRenderedPageBreak/>
        <mc:AlternateContent>
          <mc:Choice Requires="wps">
            <w:drawing>
              <wp:anchor distT="0" distB="0" distL="114300" distR="114300" simplePos="0" relativeHeight="251608072" behindDoc="0" locked="0" layoutInCell="1" allowOverlap="1" wp14:anchorId="48A05965" wp14:editId="54E60784">
                <wp:simplePos x="0" y="0"/>
                <wp:positionH relativeFrom="margin">
                  <wp:posOffset>0</wp:posOffset>
                </wp:positionH>
                <wp:positionV relativeFrom="paragraph">
                  <wp:posOffset>-731091</wp:posOffset>
                </wp:positionV>
                <wp:extent cx="5920105" cy="526415"/>
                <wp:effectExtent l="0" t="0" r="23495" b="26035"/>
                <wp:wrapNone/>
                <wp:docPr id="248084139"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F29D7" w14:textId="398A4BB6" w:rsidR="0052634C" w:rsidRPr="002F3D5A" w:rsidRDefault="0052634C"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B8066B">
                              <w:rPr>
                                <w:rFonts w:ascii="Times New Roman" w:hAnsi="Times New Roman" w:cs="Times New Roman"/>
                                <w:b/>
                                <w:bCs/>
                              </w:rPr>
                              <w:t>dans une</w:t>
                            </w:r>
                            <w:r w:rsidR="00B8066B"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4020FF" w:rsidRPr="002F3D5A">
                              <w:rPr>
                                <w:rFonts w:ascii="Times New Roman" w:hAnsi="Times New Roman" w:cs="Times New Roman"/>
                                <w:b/>
                                <w:bCs/>
                                <w:sz w:val="28"/>
                                <w:szCs w:val="28"/>
                              </w:rPr>
                              <w:t xml:space="preserve"> </w:t>
                            </w:r>
                            <w:del w:id="32" w:author="THERICH Prince" w:date="2026-02-17T16:21:00Z" w16du:dateUtc="2026-02-17T15:21:00Z">
                              <w:r w:rsidRPr="002F3D5A">
                                <w:rPr>
                                  <w:rFonts w:ascii="Times New Roman" w:hAnsi="Times New Roman" w:cs="Times New Roman"/>
                                  <w:b/>
                                  <w:bCs/>
                                  <w:sz w:val="28"/>
                                  <w:szCs w:val="28"/>
                                </w:rPr>
                                <w:delText>L’HOPITAL LAQUINTINIE</w:delText>
                              </w:r>
                            </w:del>
                            <w:ins w:id="33" w:author="THERICH Prince" w:date="2026-02-17T16:21:00Z" w16du:dateUtc="2026-02-17T15:21:00Z">
                              <w:r w:rsidR="004020FF" w:rsidRPr="002F3D5A">
                                <w:rPr>
                                  <w:rFonts w:ascii="Times New Roman" w:hAnsi="Times New Roman" w:cs="Times New Roman"/>
                                  <w:b/>
                                  <w:bCs/>
                                  <w:sz w:val="28"/>
                                  <w:szCs w:val="28"/>
                                </w:rPr>
                                <w:t xml:space="preserve">l’hôpital </w:t>
                              </w:r>
                              <w:proofErr w:type="spellStart"/>
                              <w:r w:rsidR="004020FF" w:rsidRPr="002F3D5A">
                                <w:rPr>
                                  <w:rFonts w:ascii="Times New Roman" w:hAnsi="Times New Roman" w:cs="Times New Roman"/>
                                  <w:b/>
                                  <w:bCs/>
                                  <w:sz w:val="28"/>
                                  <w:szCs w:val="28"/>
                                </w:rPr>
                                <w:t>Laquintinie</w:t>
                              </w:r>
                            </w:ins>
                            <w:proofErr w:type="spellEnd"/>
                          </w:p>
                          <w:p w14:paraId="7194F73E" w14:textId="77777777" w:rsidR="0052634C" w:rsidRPr="002F3D5A" w:rsidRDefault="0052634C" w:rsidP="000B5098">
                            <w:pPr>
                              <w:jc w:val="center"/>
                              <w:rPr>
                                <w:rFonts w:ascii="Times New Roman" w:hAnsi="Times New Roman" w:cs="Times New Roman"/>
                                <w:b/>
                                <w:bCs/>
                              </w:rPr>
                            </w:pPr>
                          </w:p>
                          <w:p w14:paraId="7ADDF311" w14:textId="77777777" w:rsidR="0052634C" w:rsidRPr="002F3D5A" w:rsidRDefault="0052634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A05965" id="_x0000_s1062" style="position:absolute;left:0;text-align:left;margin-left:0;margin-top:-57.55pt;width:466.15pt;height:41.45pt;z-index:251608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" fillcolor="navy" strokecolor="white [3212]" strokeweight="1pt">
                <v:textbox>
                  <w:txbxContent>
                    <w:p w14:paraId="271F29D7" w14:textId="398A4BB6" w:rsidR="0052634C" w:rsidRPr="002F3D5A" w:rsidRDefault="0052634C"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B8066B">
                        <w:rPr>
                          <w:rFonts w:ascii="Times New Roman" w:hAnsi="Times New Roman" w:cs="Times New Roman"/>
                          <w:b/>
                          <w:bCs/>
                        </w:rPr>
                        <w:t>dans une</w:t>
                      </w:r>
                      <w:r w:rsidR="00B8066B"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4020FF" w:rsidRPr="002F3D5A">
                        <w:rPr>
                          <w:rFonts w:ascii="Times New Roman" w:hAnsi="Times New Roman" w:cs="Times New Roman"/>
                          <w:b/>
                          <w:bCs/>
                          <w:sz w:val="28"/>
                          <w:szCs w:val="28"/>
                        </w:rPr>
                        <w:t xml:space="preserve"> </w:t>
                      </w:r>
                      <w:del w:id="34" w:author="THERICH Prince" w:date="2026-02-17T16:21:00Z" w16du:dateUtc="2026-02-17T15:21:00Z">
                        <w:r w:rsidRPr="002F3D5A">
                          <w:rPr>
                            <w:rFonts w:ascii="Times New Roman" w:hAnsi="Times New Roman" w:cs="Times New Roman"/>
                            <w:b/>
                            <w:bCs/>
                            <w:sz w:val="28"/>
                            <w:szCs w:val="28"/>
                          </w:rPr>
                          <w:delText>L’HOPITAL LAQUINTINIE</w:delText>
                        </w:r>
                      </w:del>
                      <w:ins w:id="35" w:author="THERICH Prince" w:date="2026-02-17T16:21:00Z" w16du:dateUtc="2026-02-17T15:21:00Z">
                        <w:r w:rsidR="004020FF" w:rsidRPr="002F3D5A">
                          <w:rPr>
                            <w:rFonts w:ascii="Times New Roman" w:hAnsi="Times New Roman" w:cs="Times New Roman"/>
                            <w:b/>
                            <w:bCs/>
                            <w:sz w:val="28"/>
                            <w:szCs w:val="28"/>
                          </w:rPr>
                          <w:t xml:space="preserve">l’hôpital </w:t>
                        </w:r>
                        <w:proofErr w:type="spellStart"/>
                        <w:r w:rsidR="004020FF" w:rsidRPr="002F3D5A">
                          <w:rPr>
                            <w:rFonts w:ascii="Times New Roman" w:hAnsi="Times New Roman" w:cs="Times New Roman"/>
                            <w:b/>
                            <w:bCs/>
                            <w:sz w:val="28"/>
                            <w:szCs w:val="28"/>
                          </w:rPr>
                          <w:t>Laquintinie</w:t>
                        </w:r>
                      </w:ins>
                      <w:proofErr w:type="spellEnd"/>
                    </w:p>
                    <w:p w14:paraId="7194F73E" w14:textId="77777777" w:rsidR="0052634C" w:rsidRPr="002F3D5A" w:rsidRDefault="0052634C" w:rsidP="000B5098">
                      <w:pPr>
                        <w:jc w:val="center"/>
                        <w:rPr>
                          <w:rFonts w:ascii="Times New Roman" w:hAnsi="Times New Roman" w:cs="Times New Roman"/>
                          <w:b/>
                          <w:bCs/>
                        </w:rPr>
                      </w:pPr>
                    </w:p>
                    <w:p w14:paraId="7ADDF311" w14:textId="77777777" w:rsidR="0052634C" w:rsidRPr="002F3D5A" w:rsidRDefault="0052634C" w:rsidP="000B5098">
                      <w:pPr>
                        <w:jc w:val="center"/>
                      </w:pPr>
                    </w:p>
                  </w:txbxContent>
                </v:textbox>
                <w10:wrap anchorx="margin"/>
              </v:rect>
            </w:pict>
          </mc:Fallback>
        </mc:AlternateContent>
      </w:r>
      <w:r w:rsidR="004D3050" w:rsidRPr="002F3D5A">
        <w:rPr>
          <w:rFonts w:ascii="Times New Roman" w:hAnsi="Times New Roman" w:cs="Times New Roman"/>
          <w:b/>
          <w:bCs/>
          <w:sz w:val="28"/>
          <w:szCs w:val="28"/>
          <w:u w:val="single"/>
        </w:rPr>
        <w:br/>
      </w:r>
      <w:r w:rsidR="00610973" w:rsidRPr="002F3D5A">
        <w:rPr>
          <w:rFonts w:ascii="Times New Roman" w:hAnsi="Times New Roman" w:cs="Times New Roman"/>
          <w:b/>
          <w:bCs/>
          <w:sz w:val="28"/>
          <w:szCs w:val="28"/>
          <w:u w:val="single"/>
        </w:rPr>
        <w:t>INTRODUCTION GENERALE</w:t>
      </w:r>
    </w:p>
    <w:p w14:paraId="056D053B" w14:textId="3BE7D04A" w:rsidR="000A3E7C" w:rsidRPr="002F3D5A" w:rsidRDefault="000A3E7C" w:rsidP="000A3E7C">
      <w:pPr>
        <w:tabs>
          <w:tab w:val="left" w:pos="932"/>
        </w:tabs>
        <w:jc w:val="both"/>
        <w:rPr>
          <w:rFonts w:ascii="Times New Roman" w:hAnsi="Times New Roman" w:cs="Times New Roman"/>
          <w:sz w:val="28"/>
          <w:szCs w:val="28"/>
        </w:rPr>
      </w:pPr>
    </w:p>
    <w:p w14:paraId="4D0A3451" w14:textId="183EED12" w:rsidR="000A3E7C" w:rsidRPr="002F3D5A" w:rsidRDefault="006D5CDF" w:rsidP="000A3E7C">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b/>
      </w:r>
      <w:r w:rsidR="000A3E7C" w:rsidRPr="002F3D5A">
        <w:rPr>
          <w:rFonts w:ascii="Times New Roman" w:hAnsi="Times New Roman" w:cs="Times New Roman"/>
          <w:sz w:val="28"/>
          <w:szCs w:val="28"/>
        </w:rPr>
        <w:t>Dans un contexte marqué par la digitalisation croissante des services de santé, la gestion efficace des ressources hospitalières constitue un enjeu majeur pour garantir la qualité des soins. Parmi ces ressources, les médicaments occupent une place stratégique, car leur disponibilité, leur traçabilité et leur bonne conservation influencent directement la prise en charge des patients. Cependant, dans de nombreuses structures hospitalières, la gestion des stocks pharmaceutiques reste encore confrontée à des difficultés telles que les ruptures de stock, les pertes liées aux dates de péremption ou encore le manque de visibilité sur les mouvements de produits.</w:t>
      </w:r>
    </w:p>
    <w:p w14:paraId="1B85D80D" w14:textId="747578B7" w:rsidR="000A3E7C" w:rsidRPr="002F3D5A" w:rsidRDefault="006D5CDF" w:rsidP="000A3E7C">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b/>
      </w:r>
      <w:r w:rsidR="000A3E7C" w:rsidRPr="002F3D5A">
        <w:rPr>
          <w:rFonts w:ascii="Times New Roman" w:hAnsi="Times New Roman" w:cs="Times New Roman"/>
          <w:sz w:val="28"/>
          <w:szCs w:val="28"/>
        </w:rPr>
        <w:t xml:space="preserve">C’est dans cette perspective que s’inscrit le présent travail, réalisé dans le cadre de mon stage académique à </w:t>
      </w:r>
      <w:r w:rsidR="004020FF" w:rsidRPr="002F3D5A">
        <w:rPr>
          <w:rFonts w:ascii="Times New Roman" w:hAnsi="Times New Roman" w:cs="Times New Roman"/>
          <w:sz w:val="28"/>
          <w:szCs w:val="28"/>
        </w:rPr>
        <w:t xml:space="preserve">l’hôpital </w:t>
      </w:r>
      <w:proofErr w:type="spellStart"/>
      <w:r w:rsidR="004020FF" w:rsidRPr="002F3D5A">
        <w:rPr>
          <w:rFonts w:ascii="Times New Roman" w:hAnsi="Times New Roman" w:cs="Times New Roman"/>
          <w:sz w:val="28"/>
          <w:szCs w:val="28"/>
        </w:rPr>
        <w:t>Laquintinie</w:t>
      </w:r>
      <w:proofErr w:type="spellEnd"/>
      <w:r w:rsidR="004020FF" w:rsidRPr="002F3D5A">
        <w:rPr>
          <w:rFonts w:ascii="Times New Roman" w:hAnsi="Times New Roman" w:cs="Times New Roman"/>
          <w:sz w:val="28"/>
          <w:szCs w:val="28"/>
        </w:rPr>
        <w:t xml:space="preserve"> </w:t>
      </w:r>
      <w:r w:rsidR="000A3E7C" w:rsidRPr="002F3D5A">
        <w:rPr>
          <w:rFonts w:ascii="Times New Roman" w:hAnsi="Times New Roman" w:cs="Times New Roman"/>
          <w:sz w:val="28"/>
          <w:szCs w:val="28"/>
        </w:rPr>
        <w:t>de Douala. Il porte sur la mise en place d’une application web de gestion et de suivi des stocks de pharmacie hospitalière. L’objectif principal de ce projet est de proposer une solution informatique permettant d’optimiser la gestion des médicaments, d’améliorer le suivi des entrées et sorties de stock et de faciliter la prise de décision grâce à une meilleure organisation des données.</w:t>
      </w:r>
    </w:p>
    <w:p w14:paraId="78BE2F47" w14:textId="1AD70207" w:rsidR="000A3E7C" w:rsidRPr="002F3D5A" w:rsidRDefault="009038F4" w:rsidP="000A3E7C">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b/>
      </w:r>
      <w:r w:rsidR="000A3E7C" w:rsidRPr="002F3D5A">
        <w:rPr>
          <w:rFonts w:ascii="Times New Roman" w:hAnsi="Times New Roman" w:cs="Times New Roman"/>
          <w:sz w:val="28"/>
          <w:szCs w:val="28"/>
        </w:rPr>
        <w:t>Ce rapport présente l’ensemble des travaux réalisés au cours de ce stage. Il s’articule autour de l’analyse du contexte et de la problématique, de la conception de la solution proposée, de sa réalisation ainsi que des résultats obtenus. Il met également en lumière les compétences techniques et professionnelles acquises durant cette expérience.</w:t>
      </w:r>
    </w:p>
    <w:p w14:paraId="1EEE29A3" w14:textId="55380F15" w:rsidR="000A3E7C" w:rsidRPr="002F3D5A" w:rsidRDefault="000A3E7C" w:rsidP="000A3E7C">
      <w:pPr>
        <w:tabs>
          <w:tab w:val="left" w:pos="932"/>
        </w:tabs>
        <w:jc w:val="both"/>
        <w:rPr>
          <w:rFonts w:ascii="Times New Roman" w:hAnsi="Times New Roman" w:cs="Times New Roman"/>
          <w:sz w:val="28"/>
          <w:szCs w:val="28"/>
        </w:rPr>
      </w:pPr>
    </w:p>
    <w:p w14:paraId="0B7588A2" w14:textId="5F684684" w:rsidR="005D2F38" w:rsidRPr="002F3D5A" w:rsidRDefault="005D2F38" w:rsidP="000A3E7C">
      <w:pPr>
        <w:tabs>
          <w:tab w:val="left" w:pos="932"/>
        </w:tabs>
        <w:jc w:val="both"/>
        <w:rPr>
          <w:rFonts w:ascii="Times New Roman" w:hAnsi="Times New Roman" w:cs="Times New Roman"/>
          <w:sz w:val="28"/>
          <w:szCs w:val="28"/>
        </w:rPr>
      </w:pPr>
    </w:p>
    <w:p w14:paraId="2FBEB46C" w14:textId="0BF42FDE" w:rsidR="005D2F38" w:rsidRPr="002F3D5A" w:rsidRDefault="005D2F38" w:rsidP="000A3E7C">
      <w:pPr>
        <w:tabs>
          <w:tab w:val="left" w:pos="932"/>
        </w:tabs>
        <w:jc w:val="both"/>
        <w:rPr>
          <w:rFonts w:ascii="Times New Roman" w:hAnsi="Times New Roman" w:cs="Times New Roman"/>
          <w:sz w:val="28"/>
          <w:szCs w:val="28"/>
        </w:rPr>
      </w:pPr>
    </w:p>
    <w:p w14:paraId="58579AA6" w14:textId="63A0F563" w:rsidR="005D2F38" w:rsidRPr="002F3D5A" w:rsidRDefault="005D2F38" w:rsidP="000A3E7C">
      <w:pPr>
        <w:tabs>
          <w:tab w:val="left" w:pos="932"/>
        </w:tabs>
        <w:jc w:val="both"/>
        <w:rPr>
          <w:rFonts w:ascii="Times New Roman" w:hAnsi="Times New Roman" w:cs="Times New Roman"/>
          <w:sz w:val="28"/>
          <w:szCs w:val="28"/>
        </w:rPr>
      </w:pPr>
    </w:p>
    <w:p w14:paraId="042CD2F7" w14:textId="0A6B33D7" w:rsidR="005D2F38" w:rsidRPr="002F3D5A" w:rsidRDefault="005D2F38" w:rsidP="000A3E7C">
      <w:pPr>
        <w:tabs>
          <w:tab w:val="left" w:pos="932"/>
        </w:tabs>
        <w:jc w:val="both"/>
        <w:rPr>
          <w:rFonts w:ascii="Times New Roman" w:hAnsi="Times New Roman" w:cs="Times New Roman"/>
          <w:sz w:val="28"/>
          <w:szCs w:val="28"/>
        </w:rPr>
      </w:pPr>
    </w:p>
    <w:p w14:paraId="6B40EC23" w14:textId="77F08D5C" w:rsidR="005D2F38" w:rsidRPr="002F3D5A" w:rsidRDefault="004C4B21" w:rsidP="000A3E7C">
      <w:pPr>
        <w:tabs>
          <w:tab w:val="left" w:pos="932"/>
        </w:tabs>
        <w:jc w:val="both"/>
        <w:rPr>
          <w:rFonts w:ascii="Times New Roman" w:hAnsi="Times New Roman" w:cs="Times New Roman"/>
          <w:sz w:val="28"/>
          <w:szCs w:val="28"/>
        </w:rPr>
      </w:pPr>
      <w:r w:rsidRPr="002F3D5A">
        <w:rPr>
          <w:rFonts w:ascii="Times New Roman" w:hAnsi="Times New Roman" w:cs="Times New Roman"/>
          <w:b/>
          <w:bCs/>
          <w:noProof/>
        </w:rPr>
        <mc:AlternateContent>
          <mc:Choice Requires="wpg">
            <w:drawing>
              <wp:anchor distT="0" distB="0" distL="114300" distR="114300" simplePos="0" relativeHeight="251608080" behindDoc="0" locked="0" layoutInCell="1" allowOverlap="1" wp14:anchorId="6C39CF45" wp14:editId="3F69ABFD">
                <wp:simplePos x="0" y="0"/>
                <wp:positionH relativeFrom="column">
                  <wp:posOffset>-97790</wp:posOffset>
                </wp:positionH>
                <wp:positionV relativeFrom="paragraph">
                  <wp:posOffset>642826</wp:posOffset>
                </wp:positionV>
                <wp:extent cx="6024245" cy="352425"/>
                <wp:effectExtent l="0" t="19050" r="14605" b="28575"/>
                <wp:wrapNone/>
                <wp:docPr id="244379653"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04584858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5115C" w14:textId="107C337A" w:rsidR="00B7773D"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7773D"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77274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463708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AC945C" w14:textId="0F4A4CC1" w:rsidR="00B7773D" w:rsidRPr="002F3D5A" w:rsidRDefault="002535C4" w:rsidP="00544D43">
                              <w:pPr>
                                <w:jc w:val="center"/>
                                <w:rPr>
                                  <w:rFonts w:ascii="Times New Roman" w:hAnsi="Times New Roman" w:cs="Times New Roman"/>
                                  <w:sz w:val="28"/>
                                  <w:szCs w:val="28"/>
                                </w:rPr>
                              </w:pPr>
                              <w:r w:rsidRPr="002F3D5A">
                                <w:rPr>
                                  <w:rFonts w:ascii="Times New Roman" w:hAnsi="Times New Roman" w:cs="Times New Roman"/>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39CF45" id="_x0000_s1063" style="position:absolute;left:0;text-align:left;margin-left:-7.7pt;margin-top:50.6pt;width:474.35pt;height:27.75pt;z-index:25160808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">
                <v:rect id="Rectangle 7" o:spid="_x0000_s106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" filled="f" strokecolor="white [3212]" strokeweight="1pt">
                  <v:textbox>
                    <w:txbxContent>
                      <w:p w14:paraId="3635115C" w14:textId="107C337A" w:rsidR="00B7773D"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7773D" w:rsidRPr="002F3D5A">
                          <w:rPr>
                            <w:rFonts w:ascii="Times New Roman" w:hAnsi="Times New Roman" w:cs="Times New Roman"/>
                            <w:color w:val="000000" w:themeColor="text1"/>
                          </w:rPr>
                          <w:t>et présenté par TCHUISSEU NOUKUI PRINCE DERLICH</w:t>
                        </w:r>
                      </w:p>
                    </w:txbxContent>
                  </v:textbox>
                </v:rect>
                <v:line id="Straight Connector 8" o:spid="_x0000_s106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" strokecolor="black [3213]" strokeweight="2.25pt">
                  <v:stroke joinstyle="miter"/>
                </v:line>
                <v:rect id="Rectangle 9" o:spid="_x0000_s106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" fillcolor="black [3213]" strokecolor="black [3213]" strokeweight="1pt">
                  <v:textbox>
                    <w:txbxContent>
                      <w:p w14:paraId="50AC945C" w14:textId="0F4A4CC1" w:rsidR="00B7773D" w:rsidRPr="002F3D5A" w:rsidRDefault="002535C4" w:rsidP="00544D43">
                        <w:pPr>
                          <w:jc w:val="center"/>
                          <w:rPr>
                            <w:rFonts w:ascii="Times New Roman" w:hAnsi="Times New Roman" w:cs="Times New Roman"/>
                            <w:sz w:val="28"/>
                            <w:szCs w:val="28"/>
                          </w:rPr>
                        </w:pPr>
                        <w:r w:rsidRPr="002F3D5A">
                          <w:rPr>
                            <w:rFonts w:ascii="Times New Roman" w:hAnsi="Times New Roman" w:cs="Times New Roman"/>
                            <w:sz w:val="28"/>
                            <w:szCs w:val="28"/>
                          </w:rPr>
                          <w:t>1</w:t>
                        </w:r>
                      </w:p>
                    </w:txbxContent>
                  </v:textbox>
                </v:rect>
              </v:group>
            </w:pict>
          </mc:Fallback>
        </mc:AlternateContent>
      </w:r>
    </w:p>
    <w:p w14:paraId="5BA798CF" w14:textId="0235EBD6" w:rsidR="005D2F38" w:rsidRPr="002F3D5A" w:rsidRDefault="00D36E2A" w:rsidP="000A3E7C">
      <w:pPr>
        <w:tabs>
          <w:tab w:val="left" w:pos="932"/>
        </w:tabs>
        <w:jc w:val="both"/>
        <w:rPr>
          <w:rFonts w:ascii="Times New Roman" w:hAnsi="Times New Roman" w:cs="Times New Roman"/>
          <w:sz w:val="28"/>
          <w:szCs w:val="28"/>
        </w:rPr>
      </w:pPr>
      <w:r w:rsidRPr="002F3D5A">
        <w:rPr>
          <w:rFonts w:ascii="Times New Roman" w:hAnsi="Times New Roman" w:cs="Times New Roman"/>
          <w:noProof/>
          <w:sz w:val="28"/>
          <w:szCs w:val="28"/>
        </w:rPr>
        <w:lastRenderedPageBreak/>
        <mc:AlternateContent>
          <mc:Choice Requires="wps">
            <w:drawing>
              <wp:anchor distT="0" distB="0" distL="114300" distR="114300" simplePos="0" relativeHeight="251608084" behindDoc="0" locked="0" layoutInCell="1" allowOverlap="1" wp14:anchorId="2B4ED1DF" wp14:editId="771850FF">
                <wp:simplePos x="0" y="0"/>
                <wp:positionH relativeFrom="column">
                  <wp:posOffset>0</wp:posOffset>
                </wp:positionH>
                <wp:positionV relativeFrom="paragraph">
                  <wp:posOffset>-681218</wp:posOffset>
                </wp:positionV>
                <wp:extent cx="5920105" cy="526415"/>
                <wp:effectExtent l="0" t="0" r="23495" b="26035"/>
                <wp:wrapNone/>
                <wp:docPr id="1375477265"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81B4C1" w14:textId="6F6336AB" w:rsidR="004C4B21" w:rsidRPr="002F3D5A" w:rsidRDefault="004C4B21"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 xml:space="preserve">cas de </w:t>
                            </w:r>
                            <w:del w:id="36" w:author="THERICH Prince" w:date="2026-02-17T16:21:00Z" w16du:dateUtc="2026-02-17T15:21:00Z">
                              <w:r w:rsidRPr="002F3D5A">
                                <w:rPr>
                                  <w:rFonts w:ascii="Times New Roman" w:hAnsi="Times New Roman" w:cs="Times New Roman"/>
                                  <w:b/>
                                  <w:bCs/>
                                  <w:sz w:val="28"/>
                                  <w:szCs w:val="28"/>
                                </w:rPr>
                                <w:delText>L’HOPITAL LAQUINTINIE</w:delText>
                              </w:r>
                            </w:del>
                            <w:ins w:id="37" w:author="THERICH Prince" w:date="2026-02-17T16:21:00Z" w16du:dateUtc="2026-02-17T15:21:00Z">
                              <w:r w:rsidR="00151158" w:rsidRPr="002F3D5A">
                                <w:rPr>
                                  <w:rFonts w:ascii="Times New Roman" w:hAnsi="Times New Roman" w:cs="Times New Roman"/>
                                  <w:b/>
                                  <w:bCs/>
                                  <w:sz w:val="28"/>
                                  <w:szCs w:val="28"/>
                                </w:rPr>
                                <w:t xml:space="preserve">l’hôpital </w:t>
                              </w:r>
                              <w:proofErr w:type="spellStart"/>
                              <w:r w:rsidR="00151158" w:rsidRPr="002F3D5A">
                                <w:rPr>
                                  <w:rFonts w:ascii="Times New Roman" w:hAnsi="Times New Roman" w:cs="Times New Roman"/>
                                  <w:b/>
                                  <w:bCs/>
                                  <w:sz w:val="28"/>
                                  <w:szCs w:val="28"/>
                                </w:rPr>
                                <w:t>Laquintinie</w:t>
                              </w:r>
                            </w:ins>
                            <w:proofErr w:type="spellEnd"/>
                          </w:p>
                          <w:p w14:paraId="42002768" w14:textId="77777777" w:rsidR="004C4B21" w:rsidRPr="002F3D5A" w:rsidRDefault="004C4B21" w:rsidP="000B5098">
                            <w:pPr>
                              <w:jc w:val="center"/>
                              <w:rPr>
                                <w:rFonts w:ascii="Times New Roman" w:hAnsi="Times New Roman" w:cs="Times New Roman"/>
                                <w:b/>
                                <w:bCs/>
                              </w:rPr>
                            </w:pPr>
                          </w:p>
                          <w:p w14:paraId="1AF48BB6" w14:textId="77777777" w:rsidR="004C4B21" w:rsidRPr="002F3D5A" w:rsidRDefault="004C4B21"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D1DF" id="_x0000_s1067" style="position:absolute;left:0;text-align:left;margin-left:0;margin-top:-53.65pt;width:466.15pt;height:41.45pt;z-index:2516080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" fillcolor="navy" strokecolor="white [3212]" strokeweight="1pt">
                <v:textbox>
                  <w:txbxContent>
                    <w:p w14:paraId="2381B4C1" w14:textId="6F6336AB" w:rsidR="004C4B21" w:rsidRPr="002F3D5A" w:rsidRDefault="004C4B21"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 xml:space="preserve">cas de </w:t>
                      </w:r>
                      <w:del w:id="38" w:author="THERICH Prince" w:date="2026-02-17T16:21:00Z" w16du:dateUtc="2026-02-17T15:21:00Z">
                        <w:r w:rsidRPr="002F3D5A">
                          <w:rPr>
                            <w:rFonts w:ascii="Times New Roman" w:hAnsi="Times New Roman" w:cs="Times New Roman"/>
                            <w:b/>
                            <w:bCs/>
                            <w:sz w:val="28"/>
                            <w:szCs w:val="28"/>
                          </w:rPr>
                          <w:delText>L’HOPITAL LAQUINTINIE</w:delText>
                        </w:r>
                      </w:del>
                      <w:ins w:id="39" w:author="THERICH Prince" w:date="2026-02-17T16:21:00Z" w16du:dateUtc="2026-02-17T15:21:00Z">
                        <w:r w:rsidR="00151158" w:rsidRPr="002F3D5A">
                          <w:rPr>
                            <w:rFonts w:ascii="Times New Roman" w:hAnsi="Times New Roman" w:cs="Times New Roman"/>
                            <w:b/>
                            <w:bCs/>
                            <w:sz w:val="28"/>
                            <w:szCs w:val="28"/>
                          </w:rPr>
                          <w:t xml:space="preserve">l’hôpital </w:t>
                        </w:r>
                        <w:proofErr w:type="spellStart"/>
                        <w:r w:rsidR="00151158" w:rsidRPr="002F3D5A">
                          <w:rPr>
                            <w:rFonts w:ascii="Times New Roman" w:hAnsi="Times New Roman" w:cs="Times New Roman"/>
                            <w:b/>
                            <w:bCs/>
                            <w:sz w:val="28"/>
                            <w:szCs w:val="28"/>
                          </w:rPr>
                          <w:t>Laquintinie</w:t>
                        </w:r>
                      </w:ins>
                      <w:proofErr w:type="spellEnd"/>
                    </w:p>
                    <w:p w14:paraId="42002768" w14:textId="77777777" w:rsidR="004C4B21" w:rsidRPr="002F3D5A" w:rsidRDefault="004C4B21" w:rsidP="000B5098">
                      <w:pPr>
                        <w:jc w:val="center"/>
                        <w:rPr>
                          <w:rFonts w:ascii="Times New Roman" w:hAnsi="Times New Roman" w:cs="Times New Roman"/>
                          <w:b/>
                          <w:bCs/>
                        </w:rPr>
                      </w:pPr>
                    </w:p>
                    <w:p w14:paraId="1AF48BB6" w14:textId="77777777" w:rsidR="004C4B21" w:rsidRPr="002F3D5A" w:rsidRDefault="004C4B21" w:rsidP="000B5098">
                      <w:pPr>
                        <w:jc w:val="center"/>
                      </w:pPr>
                    </w:p>
                  </w:txbxContent>
                </v:textbox>
              </v:rect>
            </w:pict>
          </mc:Fallback>
        </mc:AlternateContent>
      </w:r>
      <w:r w:rsidR="004C4B21" w:rsidRPr="002F3D5A">
        <w:rPr>
          <w:rFonts w:ascii="Times New Roman" w:hAnsi="Times New Roman" w:cs="Times New Roman"/>
          <w:noProof/>
          <w:sz w:val="28"/>
          <w:szCs w:val="28"/>
        </w:rPr>
        <mc:AlternateContent>
          <mc:Choice Requires="wps">
            <w:drawing>
              <wp:anchor distT="0" distB="0" distL="114300" distR="114300" simplePos="0" relativeHeight="251608073" behindDoc="0" locked="0" layoutInCell="1" allowOverlap="1" wp14:anchorId="334DF7E9" wp14:editId="17BB3C74">
                <wp:simplePos x="0" y="0"/>
                <wp:positionH relativeFrom="margin">
                  <wp:align>center</wp:align>
                </wp:positionH>
                <wp:positionV relativeFrom="paragraph">
                  <wp:posOffset>89238</wp:posOffset>
                </wp:positionV>
                <wp:extent cx="5179671" cy="891251"/>
                <wp:effectExtent l="133350" t="95250" r="154940" b="118745"/>
                <wp:wrapNone/>
                <wp:docPr id="1823009972" name="Rectangle: Rounded Corners 6"/>
                <wp:cNvGraphicFramePr/>
                <a:graphic xmlns:a="http://schemas.openxmlformats.org/drawingml/2006/main">
                  <a:graphicData uri="http://schemas.microsoft.com/office/word/2010/wordprocessingShape">
                    <wps:wsp>
                      <wps:cNvSpPr/>
                      <wps:spPr>
                        <a:xfrm>
                          <a:off x="0" y="0"/>
                          <a:ext cx="5179671" cy="891251"/>
                        </a:xfrm>
                        <a:prstGeom prst="roundRect">
                          <a:avLst/>
                        </a:prstGeom>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3292C970" w14:textId="41D31000" w:rsidR="001379FE" w:rsidRPr="002F3D5A" w:rsidRDefault="00E0298F" w:rsidP="001379FE">
                            <w:pPr>
                              <w:jc w:val="center"/>
                              <w:rPr>
                                <w:sz w:val="28"/>
                                <w:szCs w:val="28"/>
                              </w:rPr>
                            </w:pPr>
                            <w:r w:rsidRPr="002F3D5A">
                              <w:rPr>
                                <w:rFonts w:ascii="Times New Roman" w:hAnsi="Times New Roman" w:cs="Times New Roman"/>
                                <w:b/>
                                <w:bCs/>
                                <w:sz w:val="28"/>
                                <w:szCs w:val="28"/>
                              </w:rPr>
                              <w:t xml:space="preserve">CHAPITRE 1 : </w:t>
                            </w:r>
                            <w:r w:rsidR="001379FE" w:rsidRPr="002F3D5A">
                              <w:rPr>
                                <w:rFonts w:ascii="Times New Roman" w:hAnsi="Times New Roman" w:cs="Times New Roman"/>
                                <w:b/>
                                <w:bCs/>
                                <w:sz w:val="28"/>
                                <w:szCs w:val="28"/>
                              </w:rPr>
                              <w:t>PRESENTATION DE L’ENTREPRISE ET DEROULEMENT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4DF7E9" id="Rectangle: Rounded Corners 6" o:spid="_x0000_s1068" style="position:absolute;left:0;text-align:left;margin-left:0;margin-top:7.05pt;width:407.85pt;height:70.2pt;z-index:25160807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" fillcolor="#4472c4 [3204]" strokecolor="#09101d [484]" strokeweight="1pt">
                <v:stroke joinstyle="miter"/>
                <v:shadow on="t" type="perspective" color="black" opacity="26214f" offset="0,0" matrix="66847f,,,66847f"/>
                <v:textbox>
                  <w:txbxContent>
                    <w:p w14:paraId="3292C970" w14:textId="41D31000" w:rsidR="001379FE" w:rsidRPr="002F3D5A" w:rsidRDefault="00E0298F" w:rsidP="001379FE">
                      <w:pPr>
                        <w:jc w:val="center"/>
                        <w:rPr>
                          <w:sz w:val="28"/>
                          <w:szCs w:val="28"/>
                        </w:rPr>
                      </w:pPr>
                      <w:r w:rsidRPr="002F3D5A">
                        <w:rPr>
                          <w:rFonts w:ascii="Times New Roman" w:hAnsi="Times New Roman" w:cs="Times New Roman"/>
                          <w:b/>
                          <w:bCs/>
                          <w:sz w:val="28"/>
                          <w:szCs w:val="28"/>
                        </w:rPr>
                        <w:t xml:space="preserve">CHAPITRE 1 : </w:t>
                      </w:r>
                      <w:r w:rsidR="001379FE" w:rsidRPr="002F3D5A">
                        <w:rPr>
                          <w:rFonts w:ascii="Times New Roman" w:hAnsi="Times New Roman" w:cs="Times New Roman"/>
                          <w:b/>
                          <w:bCs/>
                          <w:sz w:val="28"/>
                          <w:szCs w:val="28"/>
                        </w:rPr>
                        <w:t>PRESENTATION DE L’ENTREPRISE ET DEROULEMENT DU STAGE</w:t>
                      </w:r>
                    </w:p>
                  </w:txbxContent>
                </v:textbox>
                <w10:wrap anchorx="margin"/>
              </v:roundrect>
            </w:pict>
          </mc:Fallback>
        </mc:AlternateContent>
      </w:r>
    </w:p>
    <w:p w14:paraId="169ECF8A" w14:textId="1CB9A6E4" w:rsidR="005D2F38" w:rsidRPr="002F3D5A" w:rsidRDefault="005D2F38" w:rsidP="000A3E7C">
      <w:pPr>
        <w:tabs>
          <w:tab w:val="left" w:pos="932"/>
        </w:tabs>
        <w:jc w:val="both"/>
        <w:rPr>
          <w:rFonts w:ascii="Times New Roman" w:hAnsi="Times New Roman" w:cs="Times New Roman"/>
          <w:sz w:val="28"/>
          <w:szCs w:val="28"/>
        </w:rPr>
      </w:pPr>
    </w:p>
    <w:p w14:paraId="6261326C" w14:textId="5824E01C" w:rsidR="00C54527" w:rsidRPr="002F3D5A" w:rsidRDefault="00C54527" w:rsidP="00C54527">
      <w:pPr>
        <w:tabs>
          <w:tab w:val="left" w:pos="932"/>
        </w:tabs>
        <w:jc w:val="both"/>
        <w:rPr>
          <w:rFonts w:ascii="Times New Roman" w:hAnsi="Times New Roman" w:cs="Times New Roman"/>
          <w:b/>
          <w:sz w:val="28"/>
          <w:szCs w:val="28"/>
          <w:u w:val="single"/>
        </w:rPr>
      </w:pPr>
    </w:p>
    <w:p w14:paraId="0F4EB42C" w14:textId="2878D695" w:rsidR="004C4B21" w:rsidRPr="002F3D5A" w:rsidRDefault="004C4B21" w:rsidP="00C54527">
      <w:pPr>
        <w:tabs>
          <w:tab w:val="left" w:pos="932"/>
        </w:tabs>
        <w:jc w:val="center"/>
        <w:rPr>
          <w:rFonts w:ascii="Times New Roman" w:hAnsi="Times New Roman" w:cs="Times New Roman"/>
          <w:b/>
          <w:sz w:val="28"/>
          <w:szCs w:val="28"/>
          <w:u w:val="single"/>
        </w:rPr>
      </w:pPr>
    </w:p>
    <w:p w14:paraId="523CB162" w14:textId="715402FD" w:rsidR="00C54527" w:rsidRPr="002F3D5A" w:rsidRDefault="00C54527" w:rsidP="00C54527">
      <w:pPr>
        <w:tabs>
          <w:tab w:val="left" w:pos="932"/>
        </w:tabs>
        <w:jc w:val="center"/>
        <w:rPr>
          <w:rFonts w:ascii="Times New Roman" w:hAnsi="Times New Roman" w:cs="Times New Roman"/>
          <w:b/>
          <w:sz w:val="28"/>
          <w:szCs w:val="28"/>
          <w:u w:val="single"/>
        </w:rPr>
      </w:pPr>
      <w:r w:rsidRPr="002F3D5A">
        <w:rPr>
          <w:rFonts w:ascii="Times New Roman" w:hAnsi="Times New Roman" w:cs="Times New Roman"/>
          <w:b/>
          <w:sz w:val="28"/>
          <w:szCs w:val="28"/>
          <w:u w:val="single"/>
        </w:rPr>
        <w:t>INTRODUCTION</w:t>
      </w:r>
    </w:p>
    <w:p w14:paraId="7D6DE533" w14:textId="6F00ACC5" w:rsidR="00C54527" w:rsidRPr="002F3D5A" w:rsidRDefault="00C54527" w:rsidP="00C54527">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            Dans ce chapitre, nous allons vous présenter dans un premier temps l’entreprise, et par la suite les différentes activités menées durant mon stage.</w:t>
      </w:r>
    </w:p>
    <w:p w14:paraId="139619E0" w14:textId="40A7FC07" w:rsidR="00B600FE" w:rsidRPr="002F3D5A" w:rsidRDefault="00C54527" w:rsidP="00B84CD0">
      <w:pPr>
        <w:numPr>
          <w:ilvl w:val="0"/>
          <w:numId w:val="2"/>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 xml:space="preserve">PRESENTATION DE L’HÔPITAL </w:t>
      </w:r>
      <w:r w:rsidR="008E2F28" w:rsidRPr="002F3D5A">
        <w:rPr>
          <w:rFonts w:ascii="Times New Roman" w:hAnsi="Times New Roman" w:cs="Times New Roman"/>
          <w:b/>
          <w:sz w:val="28"/>
          <w:szCs w:val="28"/>
        </w:rPr>
        <w:t>LAQUINTINIE</w:t>
      </w:r>
      <w:r w:rsidRPr="002F3D5A">
        <w:rPr>
          <w:rFonts w:ascii="Times New Roman" w:hAnsi="Times New Roman" w:cs="Times New Roman"/>
          <w:b/>
          <w:sz w:val="28"/>
          <w:szCs w:val="28"/>
        </w:rPr>
        <w:t xml:space="preserve"> DE DOUALA</w:t>
      </w:r>
    </w:p>
    <w:p w14:paraId="7E78C1D0" w14:textId="4C8FE726" w:rsidR="00B600FE" w:rsidRPr="002F3D5A" w:rsidRDefault="00B600FE" w:rsidP="00B600FE">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b/>
        <w:t>Créé en 1931,</w:t>
      </w:r>
      <w:r w:rsidRPr="002F3D5A">
        <w:rPr>
          <w:rFonts w:ascii="Times New Roman" w:hAnsi="Times New Roman" w:cs="Times New Roman"/>
          <w:b/>
          <w:bCs/>
          <w:sz w:val="28"/>
          <w:szCs w:val="28"/>
        </w:rPr>
        <w:t xml:space="preserve"> </w:t>
      </w:r>
      <w:r w:rsidR="002D42E4" w:rsidRPr="002F3D5A">
        <w:rPr>
          <w:rFonts w:ascii="Times New Roman" w:hAnsi="Times New Roman" w:cs="Times New Roman"/>
          <w:b/>
          <w:bCs/>
          <w:sz w:val="28"/>
          <w:szCs w:val="28"/>
        </w:rPr>
        <w:t>l’</w:t>
      </w:r>
      <w:r w:rsidR="00475BD9" w:rsidRPr="002F3D5A">
        <w:rPr>
          <w:rFonts w:ascii="Times New Roman" w:hAnsi="Times New Roman" w:cs="Times New Roman"/>
          <w:b/>
          <w:bCs/>
          <w:sz w:val="28"/>
          <w:szCs w:val="28"/>
        </w:rPr>
        <w:t>H</w:t>
      </w:r>
      <w:r w:rsidR="002D42E4" w:rsidRPr="002F3D5A">
        <w:rPr>
          <w:rFonts w:ascii="Times New Roman" w:hAnsi="Times New Roman" w:cs="Times New Roman"/>
          <w:b/>
          <w:bCs/>
          <w:sz w:val="28"/>
          <w:szCs w:val="28"/>
        </w:rPr>
        <w:t xml:space="preserve">ôpital </w:t>
      </w:r>
      <w:proofErr w:type="spellStart"/>
      <w:r w:rsidR="002D42E4" w:rsidRPr="002F3D5A">
        <w:rPr>
          <w:rFonts w:ascii="Times New Roman" w:hAnsi="Times New Roman" w:cs="Times New Roman"/>
          <w:b/>
          <w:bCs/>
          <w:sz w:val="28"/>
          <w:szCs w:val="28"/>
        </w:rPr>
        <w:t>Laquintinie</w:t>
      </w:r>
      <w:proofErr w:type="spellEnd"/>
      <w:r w:rsidRPr="002F3D5A">
        <w:rPr>
          <w:rFonts w:ascii="Times New Roman" w:hAnsi="Times New Roman" w:cs="Times New Roman"/>
          <w:b/>
          <w:bCs/>
          <w:sz w:val="28"/>
          <w:szCs w:val="28"/>
        </w:rPr>
        <w:t xml:space="preserve"> de Douala</w:t>
      </w:r>
      <w:r w:rsidRPr="002F3D5A">
        <w:rPr>
          <w:rFonts w:ascii="Times New Roman" w:hAnsi="Times New Roman" w:cs="Times New Roman"/>
          <w:sz w:val="28"/>
          <w:szCs w:val="28"/>
        </w:rPr>
        <w:t xml:space="preserve"> est une formation sanitaire de seconde catégorie située au quartier Akwa, dans l'Arrondissement de Douala 1er. Il est structuré, sur une superficie d'environ 10 hectares, autour d'un ensemble de pavillons séparés et présentant une architecture unique, vestige de sa riche histoire. Ces édifices pittoresques sont progressivement complétés par de nouveaux bâtiments modernes et contemporains.</w:t>
      </w:r>
    </w:p>
    <w:p w14:paraId="453E110A" w14:textId="04208679" w:rsidR="006D11CE" w:rsidRPr="002F3D5A" w:rsidRDefault="006D11CE" w:rsidP="00B84CD0">
      <w:pPr>
        <w:pStyle w:val="Heading3"/>
        <w:numPr>
          <w:ilvl w:val="0"/>
          <w:numId w:val="2"/>
        </w:numPr>
        <w:rPr>
          <w:rFonts w:ascii="Times New Roman" w:hAnsi="Times New Roman" w:cs="Times New Roman"/>
          <w:b/>
          <w:bCs/>
          <w:color w:val="000000" w:themeColor="text1"/>
        </w:rPr>
      </w:pPr>
      <w:bookmarkStart w:id="40" w:name="_Toc218807028"/>
      <w:bookmarkStart w:id="41" w:name="_Toc220356251"/>
      <w:bookmarkStart w:id="42" w:name="_Toc222713394"/>
      <w:bookmarkStart w:id="43" w:name="_Toc222713415"/>
      <w:bookmarkStart w:id="44" w:name="_Toc222713520"/>
      <w:r w:rsidRPr="002F3D5A">
        <w:rPr>
          <w:rFonts w:ascii="Times New Roman" w:hAnsi="Times New Roman" w:cs="Times New Roman"/>
          <w:b/>
          <w:bCs/>
          <w:color w:val="000000" w:themeColor="text1"/>
        </w:rPr>
        <w:t xml:space="preserve">EVOLUTION DE </w:t>
      </w:r>
      <w:bookmarkEnd w:id="40"/>
      <w:bookmarkEnd w:id="41"/>
      <w:r w:rsidR="00AF1635" w:rsidRPr="002F3D5A">
        <w:rPr>
          <w:rFonts w:ascii="Times New Roman" w:hAnsi="Times New Roman" w:cs="Times New Roman"/>
          <w:b/>
          <w:bCs/>
          <w:color w:val="000000" w:themeColor="text1"/>
        </w:rPr>
        <w:t>L’HOPITAL LAQUINTINIE</w:t>
      </w:r>
      <w:bookmarkEnd w:id="42"/>
      <w:bookmarkEnd w:id="43"/>
      <w:bookmarkEnd w:id="44"/>
    </w:p>
    <w:p w14:paraId="792079E1" w14:textId="400D55FD" w:rsidR="006D11CE" w:rsidRPr="002F3D5A" w:rsidRDefault="006D11CE" w:rsidP="009B003D">
      <w:pPr>
        <w:pStyle w:val="ListParagraph"/>
        <w:spacing w:line="276" w:lineRule="auto"/>
        <w:ind w:left="0" w:firstLine="720"/>
        <w:rPr>
          <w:rFonts w:ascii="Times New Roman" w:hAnsi="Times New Roman" w:cs="Times New Roman"/>
          <w:sz w:val="28"/>
          <w:szCs w:val="28"/>
        </w:rPr>
      </w:pPr>
      <w:r w:rsidRPr="002F3D5A">
        <w:rPr>
          <w:rFonts w:ascii="Times New Roman" w:hAnsi="Times New Roman" w:cs="Times New Roman"/>
          <w:sz w:val="28"/>
          <w:szCs w:val="28"/>
        </w:rPr>
        <w:t xml:space="preserve">La construction de l’infrastructures actuelles a débuté en </w:t>
      </w:r>
      <w:r w:rsidRPr="002F3D5A">
        <w:rPr>
          <w:rFonts w:ascii="Times New Roman" w:hAnsi="Times New Roman" w:cs="Times New Roman"/>
          <w:b/>
          <w:bCs/>
          <w:sz w:val="28"/>
          <w:szCs w:val="28"/>
        </w:rPr>
        <w:t xml:space="preserve">1931 </w:t>
      </w:r>
      <w:r w:rsidRPr="002F3D5A">
        <w:rPr>
          <w:rFonts w:ascii="Times New Roman" w:hAnsi="Times New Roman" w:cs="Times New Roman"/>
          <w:sz w:val="28"/>
          <w:szCs w:val="28"/>
        </w:rPr>
        <w:t xml:space="preserve">et s’est achevée en </w:t>
      </w:r>
      <w:r w:rsidRPr="002F3D5A">
        <w:rPr>
          <w:rFonts w:ascii="Times New Roman" w:hAnsi="Times New Roman" w:cs="Times New Roman"/>
          <w:b/>
          <w:bCs/>
          <w:sz w:val="28"/>
          <w:szCs w:val="28"/>
        </w:rPr>
        <w:t>1936</w:t>
      </w:r>
      <w:r w:rsidRPr="002F3D5A">
        <w:rPr>
          <w:rFonts w:ascii="Times New Roman" w:hAnsi="Times New Roman" w:cs="Times New Roman"/>
          <w:sz w:val="28"/>
          <w:szCs w:val="28"/>
        </w:rPr>
        <w:t xml:space="preserve">, avec un design pavillonnaire comportant des bâtiments isolés les unes des autres. En 1950, des extensions ont été ajoutées pour résoudre les besoins croissant de la population. Avec le temps, l’hôpital </w:t>
      </w:r>
      <w:proofErr w:type="spellStart"/>
      <w:r w:rsidR="008E2F28" w:rsidRPr="002F3D5A">
        <w:rPr>
          <w:rFonts w:ascii="Times New Roman" w:hAnsi="Times New Roman" w:cs="Times New Roman"/>
          <w:sz w:val="28"/>
          <w:szCs w:val="28"/>
        </w:rPr>
        <w:t>Laquintinie</w:t>
      </w:r>
      <w:proofErr w:type="spellEnd"/>
      <w:r w:rsidRPr="002F3D5A">
        <w:rPr>
          <w:rFonts w:ascii="Times New Roman" w:hAnsi="Times New Roman" w:cs="Times New Roman"/>
          <w:sz w:val="28"/>
          <w:szCs w:val="28"/>
        </w:rPr>
        <w:t xml:space="preserve"> est devenu un centre de référence majeur pour la région du Littoral. Aujourd’hui, il dispose de plus de 800 lits et couvre une large gamme de spécialités médicales organisées au sein de département tel que : </w:t>
      </w:r>
    </w:p>
    <w:p w14:paraId="6DF0B75A" w14:textId="77777777"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Le Département d’Hygiène et Technologie Médico-Sanitaire,</w:t>
      </w:r>
    </w:p>
    <w:p w14:paraId="46B6F965" w14:textId="77777777"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Le Département de gynécologie obstétrique,</w:t>
      </w:r>
    </w:p>
    <w:p w14:paraId="748A81B6" w14:textId="77777777"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Le Département de Pédiatrie,</w:t>
      </w:r>
    </w:p>
    <w:p w14:paraId="009F2426" w14:textId="4390289F"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Le Département de Chirurgie et discipline affinitaires,</w:t>
      </w:r>
      <w:r w:rsidR="000021B4" w:rsidRPr="002F3D5A">
        <w:rPr>
          <w:rFonts w:ascii="Times New Roman" w:hAnsi="Times New Roman" w:cs="Times New Roman"/>
          <w:sz w:val="28"/>
          <w:szCs w:val="28"/>
        </w:rPr>
        <w:t>..</w:t>
      </w:r>
    </w:p>
    <w:p w14:paraId="743A712F" w14:textId="5A94EE8C"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 xml:space="preserve"> Le Département des Soins et Services pluridisciplinaires, </w:t>
      </w:r>
    </w:p>
    <w:p w14:paraId="01151ECD" w14:textId="5A9935CD" w:rsidR="006D11CE" w:rsidRPr="002F3D5A" w:rsidRDefault="006D11CE" w:rsidP="00B84CD0">
      <w:pPr>
        <w:pStyle w:val="ListParagraph"/>
        <w:numPr>
          <w:ilvl w:val="0"/>
          <w:numId w:val="14"/>
        </w:numPr>
        <w:spacing w:line="276" w:lineRule="auto"/>
        <w:ind w:left="360"/>
        <w:rPr>
          <w:rFonts w:ascii="Times New Roman" w:hAnsi="Times New Roman" w:cs="Times New Roman"/>
          <w:sz w:val="28"/>
          <w:szCs w:val="28"/>
        </w:rPr>
      </w:pPr>
      <w:r w:rsidRPr="002F3D5A">
        <w:rPr>
          <w:rFonts w:ascii="Times New Roman" w:hAnsi="Times New Roman" w:cs="Times New Roman"/>
          <w:sz w:val="28"/>
          <w:szCs w:val="28"/>
        </w:rPr>
        <w:t>Le Département des sciences d’appui au Diagnostic et au traitement …</w:t>
      </w:r>
    </w:p>
    <w:p w14:paraId="224B4DC1" w14:textId="42B1DAE1" w:rsidR="006D11CE" w:rsidRPr="002F3D5A" w:rsidRDefault="000C5E31" w:rsidP="009B003D">
      <w:pPr>
        <w:spacing w:line="276" w:lineRule="auto"/>
        <w:rPr>
          <w:rFonts w:ascii="Times New Roman" w:hAnsi="Times New Roman" w:cs="Times New Roman"/>
          <w:sz w:val="28"/>
          <w:szCs w:val="28"/>
        </w:rPr>
      </w:pPr>
      <w:r w:rsidRPr="002F3D5A">
        <w:rPr>
          <w:rFonts w:ascii="Times New Roman" w:hAnsi="Times New Roman" w:cs="Times New Roman"/>
          <w:b/>
          <w:noProof/>
          <w:sz w:val="28"/>
          <w:szCs w:val="28"/>
        </w:rPr>
        <mc:AlternateContent>
          <mc:Choice Requires="wpg">
            <w:drawing>
              <wp:anchor distT="0" distB="0" distL="114300" distR="114300" simplePos="0" relativeHeight="251608086" behindDoc="0" locked="0" layoutInCell="1" allowOverlap="1" wp14:anchorId="6DBF43BF" wp14:editId="3B62BE52">
                <wp:simplePos x="0" y="0"/>
                <wp:positionH relativeFrom="margin">
                  <wp:posOffset>-95250</wp:posOffset>
                </wp:positionH>
                <wp:positionV relativeFrom="paragraph">
                  <wp:posOffset>869521</wp:posOffset>
                </wp:positionV>
                <wp:extent cx="6024245" cy="352425"/>
                <wp:effectExtent l="0" t="19050" r="14605" b="28575"/>
                <wp:wrapNone/>
                <wp:docPr id="175481199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53745238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1CE579" w14:textId="42A53212"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78482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94705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7DA0A" w14:textId="60B0975F"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BF43BF" id="_x0000_s1069" style="position:absolute;margin-left:-7.5pt;margin-top:68.45pt;width:474.35pt;height:27.75pt;z-index:251608086;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">
                <v:rect id="Rectangle 7" o:spid="_x0000_s1070"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" filled="f" strokecolor="white [3212]" strokeweight="1pt">
                  <v:textbox>
                    <w:txbxContent>
                      <w:p w14:paraId="401CE579" w14:textId="42A53212"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v:textbox>
                </v:rect>
                <v:line id="Straight Connector 8" o:spid="_x0000_s1071"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" strokecolor="black [3213]" strokeweight="2.25pt">
                  <v:stroke joinstyle="miter"/>
                </v:line>
                <v:rect id="Rectangle 9" o:spid="_x0000_s1072"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" fillcolor="black [3213]" strokecolor="black [3213]" strokeweight="1pt">
                  <v:textbox>
                    <w:txbxContent>
                      <w:p w14:paraId="1327DA0A" w14:textId="60B0975F"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v:textbox>
                </v:rect>
                <w10:wrap anchorx="margin"/>
              </v:group>
            </w:pict>
          </mc:Fallback>
        </mc:AlternateContent>
      </w:r>
      <w:r w:rsidR="006D11CE" w:rsidRPr="002F3D5A">
        <w:rPr>
          <w:rFonts w:ascii="Times New Roman" w:hAnsi="Times New Roman" w:cs="Times New Roman"/>
          <w:sz w:val="28"/>
          <w:szCs w:val="28"/>
        </w:rPr>
        <w:t>Il enregistre</w:t>
      </w:r>
      <w:r w:rsidR="00E77040" w:rsidRPr="002F3D5A">
        <w:rPr>
          <w:rFonts w:ascii="Times New Roman" w:hAnsi="Times New Roman" w:cs="Times New Roman"/>
          <w:sz w:val="28"/>
          <w:szCs w:val="28"/>
        </w:rPr>
        <w:t xml:space="preserve"> un</w:t>
      </w:r>
      <w:r w:rsidR="006D11CE" w:rsidRPr="002F3D5A">
        <w:rPr>
          <w:rFonts w:ascii="Times New Roman" w:hAnsi="Times New Roman" w:cs="Times New Roman"/>
          <w:sz w:val="28"/>
          <w:szCs w:val="28"/>
        </w:rPr>
        <w:t xml:space="preserve"> taux d’occupation élevé avec environ </w:t>
      </w:r>
      <w:r w:rsidR="006D11CE" w:rsidRPr="002F3D5A">
        <w:rPr>
          <w:rFonts w:ascii="Times New Roman" w:hAnsi="Times New Roman" w:cs="Times New Roman"/>
          <w:b/>
          <w:bCs/>
          <w:sz w:val="28"/>
          <w:szCs w:val="28"/>
        </w:rPr>
        <w:t>160000 consultations</w:t>
      </w:r>
      <w:r w:rsidR="006D11CE" w:rsidRPr="002F3D5A">
        <w:rPr>
          <w:rFonts w:ascii="Times New Roman" w:hAnsi="Times New Roman" w:cs="Times New Roman"/>
          <w:sz w:val="28"/>
          <w:szCs w:val="28"/>
        </w:rPr>
        <w:t xml:space="preserve"> et </w:t>
      </w:r>
      <w:r w:rsidR="006D11CE" w:rsidRPr="002F3D5A">
        <w:rPr>
          <w:rFonts w:ascii="Times New Roman" w:hAnsi="Times New Roman" w:cs="Times New Roman"/>
          <w:b/>
          <w:bCs/>
          <w:sz w:val="28"/>
          <w:szCs w:val="28"/>
        </w:rPr>
        <w:t>2000 accouchements</w:t>
      </w:r>
      <w:r w:rsidR="006D11CE" w:rsidRPr="002F3D5A">
        <w:rPr>
          <w:rFonts w:ascii="Times New Roman" w:hAnsi="Times New Roman" w:cs="Times New Roman"/>
          <w:sz w:val="28"/>
          <w:szCs w:val="28"/>
        </w:rPr>
        <w:t xml:space="preserve"> par an (chiffre de 2022) et relativement croissant.</w:t>
      </w:r>
    </w:p>
    <w:p w14:paraId="3DF2B031" w14:textId="1B70FC24" w:rsidR="006D11CE" w:rsidRPr="002F3D5A" w:rsidRDefault="00E15725" w:rsidP="009B003D">
      <w:pPr>
        <w:spacing w:line="276" w:lineRule="auto"/>
        <w:rPr>
          <w:rFonts w:ascii="Times New Roman" w:hAnsi="Times New Roman" w:cs="Times New Roman"/>
          <w:sz w:val="28"/>
          <w:szCs w:val="28"/>
        </w:rPr>
      </w:pPr>
      <w:r w:rsidRPr="002F3D5A">
        <w:rPr>
          <w:b/>
          <w:bCs/>
          <w:noProof/>
        </w:rPr>
        <w:lastRenderedPageBreak/>
        <mc:AlternateContent>
          <mc:Choice Requires="wps">
            <w:drawing>
              <wp:anchor distT="0" distB="0" distL="114300" distR="114300" simplePos="0" relativeHeight="251608083" behindDoc="0" locked="0" layoutInCell="1" allowOverlap="1" wp14:anchorId="37C9C12A" wp14:editId="7A610561">
                <wp:simplePos x="0" y="0"/>
                <wp:positionH relativeFrom="margin">
                  <wp:posOffset>-1699</wp:posOffset>
                </wp:positionH>
                <wp:positionV relativeFrom="paragraph">
                  <wp:posOffset>-692785</wp:posOffset>
                </wp:positionV>
                <wp:extent cx="5920105" cy="526415"/>
                <wp:effectExtent l="0" t="0" r="23495" b="26035"/>
                <wp:wrapNone/>
                <wp:docPr id="448587374"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E88012" w14:textId="01511A95"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3F276C">
                              <w:rPr>
                                <w:rFonts w:ascii="Times New Roman" w:hAnsi="Times New Roman" w:cs="Times New Roman"/>
                                <w:b/>
                                <w:bCs/>
                              </w:rPr>
                              <w:t>dans une</w:t>
                            </w:r>
                            <w:r w:rsidR="003F276C"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r w:rsidR="00BF3F5C" w:rsidRPr="002F3D5A">
                              <w:rPr>
                                <w:rFonts w:ascii="Times New Roman" w:hAnsi="Times New Roman" w:cs="Times New Roman"/>
                                <w:b/>
                                <w:bCs/>
                                <w:sz w:val="28"/>
                                <w:szCs w:val="28"/>
                              </w:rPr>
                              <w:t xml:space="preserve">l’hôpital </w:t>
                            </w:r>
                            <w:proofErr w:type="spellStart"/>
                            <w:r w:rsidR="00BF3F5C" w:rsidRPr="002F3D5A">
                              <w:rPr>
                                <w:rFonts w:ascii="Times New Roman" w:hAnsi="Times New Roman" w:cs="Times New Roman"/>
                                <w:b/>
                                <w:bCs/>
                                <w:sz w:val="28"/>
                                <w:szCs w:val="28"/>
                              </w:rPr>
                              <w:t>Laquintinie</w:t>
                            </w:r>
                            <w:proofErr w:type="spellEnd"/>
                          </w:p>
                          <w:p w14:paraId="5A85F958" w14:textId="77777777" w:rsidR="00B358D2" w:rsidRPr="002F3D5A" w:rsidRDefault="00B358D2" w:rsidP="000B5098">
                            <w:pPr>
                              <w:jc w:val="center"/>
                              <w:rPr>
                                <w:rFonts w:ascii="Times New Roman" w:hAnsi="Times New Roman" w:cs="Times New Roman"/>
                                <w:b/>
                                <w:bCs/>
                              </w:rPr>
                            </w:pPr>
                          </w:p>
                          <w:p w14:paraId="60BB97C2"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9C12A" id="_x0000_s1073" style="position:absolute;margin-left:-.15pt;margin-top:-54.55pt;width:466.15pt;height:41.45pt;z-index:25160808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" fillcolor="navy" strokecolor="white [3212]" strokeweight="1pt">
                <v:textbox>
                  <w:txbxContent>
                    <w:p w14:paraId="08E88012" w14:textId="01511A95"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3F276C">
                        <w:rPr>
                          <w:rFonts w:ascii="Times New Roman" w:hAnsi="Times New Roman" w:cs="Times New Roman"/>
                          <w:b/>
                          <w:bCs/>
                        </w:rPr>
                        <w:t>dans une</w:t>
                      </w:r>
                      <w:r w:rsidR="003F276C"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r w:rsidR="00BF3F5C" w:rsidRPr="002F3D5A">
                        <w:rPr>
                          <w:rFonts w:ascii="Times New Roman" w:hAnsi="Times New Roman" w:cs="Times New Roman"/>
                          <w:b/>
                          <w:bCs/>
                          <w:sz w:val="28"/>
                          <w:szCs w:val="28"/>
                        </w:rPr>
                        <w:t xml:space="preserve">l’hôpital </w:t>
                      </w:r>
                      <w:proofErr w:type="spellStart"/>
                      <w:r w:rsidR="00BF3F5C" w:rsidRPr="002F3D5A">
                        <w:rPr>
                          <w:rFonts w:ascii="Times New Roman" w:hAnsi="Times New Roman" w:cs="Times New Roman"/>
                          <w:b/>
                          <w:bCs/>
                          <w:sz w:val="28"/>
                          <w:szCs w:val="28"/>
                        </w:rPr>
                        <w:t>Laquintinie</w:t>
                      </w:r>
                      <w:proofErr w:type="spellEnd"/>
                    </w:p>
                    <w:p w14:paraId="5A85F958" w14:textId="77777777" w:rsidR="00B358D2" w:rsidRPr="002F3D5A" w:rsidRDefault="00B358D2" w:rsidP="000B5098">
                      <w:pPr>
                        <w:jc w:val="center"/>
                        <w:rPr>
                          <w:rFonts w:ascii="Times New Roman" w:hAnsi="Times New Roman" w:cs="Times New Roman"/>
                          <w:b/>
                          <w:bCs/>
                        </w:rPr>
                      </w:pPr>
                    </w:p>
                    <w:p w14:paraId="60BB97C2" w14:textId="77777777" w:rsidR="00B358D2" w:rsidRPr="002F3D5A" w:rsidRDefault="00B358D2" w:rsidP="000B5098">
                      <w:pPr>
                        <w:jc w:val="center"/>
                      </w:pPr>
                    </w:p>
                  </w:txbxContent>
                </v:textbox>
                <w10:wrap anchorx="margin"/>
              </v:rect>
            </w:pict>
          </mc:Fallback>
        </mc:AlternateContent>
      </w:r>
      <w:r w:rsidR="006D11CE" w:rsidRPr="002F3D5A">
        <w:rPr>
          <w:rFonts w:ascii="Times New Roman" w:hAnsi="Times New Roman" w:cs="Times New Roman"/>
          <w:sz w:val="28"/>
          <w:szCs w:val="28"/>
        </w:rPr>
        <w:t xml:space="preserve">Malgré son âge, l’hôpital </w:t>
      </w:r>
      <w:proofErr w:type="spellStart"/>
      <w:r w:rsidR="008E2F28" w:rsidRPr="002F3D5A">
        <w:rPr>
          <w:rFonts w:ascii="Times New Roman" w:hAnsi="Times New Roman" w:cs="Times New Roman"/>
          <w:sz w:val="28"/>
          <w:szCs w:val="28"/>
        </w:rPr>
        <w:t>Laquintinie</w:t>
      </w:r>
      <w:proofErr w:type="spellEnd"/>
      <w:r w:rsidR="006D11CE" w:rsidRPr="002F3D5A">
        <w:rPr>
          <w:rFonts w:ascii="Times New Roman" w:hAnsi="Times New Roman" w:cs="Times New Roman"/>
          <w:sz w:val="28"/>
          <w:szCs w:val="28"/>
        </w:rPr>
        <w:t xml:space="preserve"> continue de moderniser ses infrastructures et ses services pour répondre aux exigences médicales contemporaines.</w:t>
      </w:r>
    </w:p>
    <w:p w14:paraId="225E2D4B" w14:textId="1B5604B0" w:rsidR="006D11CE" w:rsidRPr="002F3D5A" w:rsidRDefault="006D11CE" w:rsidP="009B003D">
      <w:pPr>
        <w:spacing w:line="276" w:lineRule="auto"/>
        <w:rPr>
          <w:rFonts w:ascii="Times New Roman" w:hAnsi="Times New Roman" w:cs="Times New Roman"/>
          <w:sz w:val="28"/>
          <w:szCs w:val="28"/>
        </w:rPr>
      </w:pPr>
      <w:r w:rsidRPr="002F3D5A">
        <w:rPr>
          <w:rFonts w:ascii="Times New Roman" w:hAnsi="Times New Roman" w:cs="Times New Roman"/>
          <w:sz w:val="28"/>
          <w:szCs w:val="28"/>
        </w:rPr>
        <w:t>L’hôpital se démarque aussi bien par la présence des services de prise en charge des pathologies un peu méconnue par les autres centres sanitaire parmi lesquels :</w:t>
      </w:r>
    </w:p>
    <w:p w14:paraId="11FC5E2E" w14:textId="7F2C53A7"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 xml:space="preserve">Le centre des maladies respiratoires </w:t>
      </w:r>
    </w:p>
    <w:p w14:paraId="19B5CC93" w14:textId="3445780A"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Le centre de prise en charge des patients drépanocytaires</w:t>
      </w:r>
    </w:p>
    <w:p w14:paraId="6E75F047" w14:textId="53A87BCD"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Le centre de prise en charge du SIDA</w:t>
      </w:r>
    </w:p>
    <w:p w14:paraId="3D8FBB92" w14:textId="293D7D5C"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Le centre de rééducation</w:t>
      </w:r>
    </w:p>
    <w:p w14:paraId="4E1B998B" w14:textId="3BE771A7"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Le centre de prise en charge des maladies rénales</w:t>
      </w:r>
    </w:p>
    <w:p w14:paraId="13DE4A9B" w14:textId="1EF54947" w:rsidR="006D11CE" w:rsidRPr="002F3D5A" w:rsidRDefault="006D11CE" w:rsidP="00B84CD0">
      <w:pPr>
        <w:pStyle w:val="ListParagraph"/>
        <w:numPr>
          <w:ilvl w:val="0"/>
          <w:numId w:val="15"/>
        </w:numPr>
        <w:spacing w:line="276" w:lineRule="auto"/>
        <w:ind w:left="416"/>
        <w:rPr>
          <w:rFonts w:ascii="Times New Roman" w:hAnsi="Times New Roman" w:cs="Times New Roman"/>
          <w:sz w:val="28"/>
          <w:szCs w:val="28"/>
        </w:rPr>
      </w:pPr>
      <w:r w:rsidRPr="002F3D5A">
        <w:rPr>
          <w:rFonts w:ascii="Times New Roman" w:hAnsi="Times New Roman" w:cs="Times New Roman"/>
          <w:sz w:val="28"/>
          <w:szCs w:val="28"/>
        </w:rPr>
        <w:t>Le centre de prise en charge des maladies des nerfs et bien d’autres.</w:t>
      </w:r>
    </w:p>
    <w:p w14:paraId="43EC00D9" w14:textId="23B5AB86" w:rsidR="006D11CE" w:rsidRPr="002F3D5A" w:rsidRDefault="006D11CE" w:rsidP="00B84CD0">
      <w:pPr>
        <w:pStyle w:val="ListParagraph"/>
        <w:numPr>
          <w:ilvl w:val="0"/>
          <w:numId w:val="15"/>
        </w:numPr>
        <w:tabs>
          <w:tab w:val="left" w:pos="932"/>
        </w:tabs>
        <w:spacing w:line="276" w:lineRule="auto"/>
        <w:ind w:left="416"/>
        <w:jc w:val="both"/>
        <w:rPr>
          <w:rFonts w:ascii="Times New Roman" w:hAnsi="Times New Roman" w:cs="Times New Roman"/>
          <w:sz w:val="28"/>
          <w:szCs w:val="28"/>
        </w:rPr>
      </w:pPr>
      <w:r w:rsidRPr="002F3D5A">
        <w:rPr>
          <w:rFonts w:ascii="Times New Roman" w:hAnsi="Times New Roman" w:cs="Times New Roman"/>
          <w:sz w:val="28"/>
          <w:szCs w:val="28"/>
        </w:rPr>
        <w:t xml:space="preserve">Le centre de prise en charge des maladies psychiatriques </w:t>
      </w:r>
    </w:p>
    <w:p w14:paraId="79B04E88" w14:textId="5B910CF0" w:rsidR="00B600FE" w:rsidRPr="002F3D5A" w:rsidRDefault="00B600FE" w:rsidP="00B84CD0">
      <w:pPr>
        <w:numPr>
          <w:ilvl w:val="0"/>
          <w:numId w:val="3"/>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DEPARTEMENT DE L’H</w:t>
      </w:r>
      <w:r w:rsidR="00776A8C" w:rsidRPr="002F3D5A">
        <w:rPr>
          <w:rFonts w:ascii="Times New Roman" w:hAnsi="Times New Roman" w:cs="Times New Roman"/>
          <w:b/>
          <w:sz w:val="28"/>
          <w:szCs w:val="28"/>
        </w:rPr>
        <w:t>O</w:t>
      </w:r>
      <w:r w:rsidRPr="002F3D5A">
        <w:rPr>
          <w:rFonts w:ascii="Times New Roman" w:hAnsi="Times New Roman" w:cs="Times New Roman"/>
          <w:b/>
          <w:sz w:val="28"/>
          <w:szCs w:val="28"/>
        </w:rPr>
        <w:t>PITAL LAQUINTINIE DE DOUALA</w:t>
      </w:r>
    </w:p>
    <w:p w14:paraId="7BC1AEEA" w14:textId="314858A7" w:rsidR="00B600FE" w:rsidRPr="002F3D5A" w:rsidRDefault="00B600FE" w:rsidP="008E2F28">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            </w:t>
      </w:r>
      <w:r w:rsidR="007D0784" w:rsidRPr="002F3D5A">
        <w:rPr>
          <w:rFonts w:ascii="Times New Roman" w:hAnsi="Times New Roman" w:cs="Times New Roman"/>
          <w:b/>
          <w:bCs/>
          <w:sz w:val="28"/>
          <w:szCs w:val="28"/>
        </w:rPr>
        <w:t xml:space="preserve">L’hôpital </w:t>
      </w:r>
      <w:proofErr w:type="spellStart"/>
      <w:r w:rsidR="007D0784" w:rsidRPr="002F3D5A">
        <w:rPr>
          <w:rFonts w:ascii="Times New Roman" w:hAnsi="Times New Roman" w:cs="Times New Roman"/>
          <w:b/>
          <w:bCs/>
          <w:sz w:val="28"/>
          <w:szCs w:val="28"/>
        </w:rPr>
        <w:t>Laquintinie</w:t>
      </w:r>
      <w:proofErr w:type="spellEnd"/>
      <w:r w:rsidRPr="002F3D5A">
        <w:rPr>
          <w:rFonts w:ascii="Times New Roman" w:hAnsi="Times New Roman" w:cs="Times New Roman"/>
          <w:b/>
          <w:bCs/>
          <w:sz w:val="28"/>
          <w:szCs w:val="28"/>
        </w:rPr>
        <w:t xml:space="preserve"> de Douala</w:t>
      </w:r>
      <w:r w:rsidRPr="002F3D5A">
        <w:rPr>
          <w:rFonts w:ascii="Times New Roman" w:hAnsi="Times New Roman" w:cs="Times New Roman"/>
          <w:sz w:val="28"/>
          <w:szCs w:val="28"/>
        </w:rPr>
        <w:t xml:space="preserve"> est organisé en plusieurs départements pour assurer une gestion efficace des soins et des services. Voici une présentation des différents départements typiques que l'on peut trouver dans cet hôpital :</w:t>
      </w:r>
    </w:p>
    <w:p w14:paraId="50603C6B" w14:textId="6433C456" w:rsidR="00B600FE" w:rsidRPr="002F3D5A" w:rsidRDefault="00B600FE" w:rsidP="00B84CD0">
      <w:pPr>
        <w:numPr>
          <w:ilvl w:val="0"/>
          <w:numId w:val="4"/>
        </w:numPr>
        <w:tabs>
          <w:tab w:val="left" w:pos="932"/>
        </w:tabs>
        <w:jc w:val="both"/>
        <w:rPr>
          <w:rFonts w:ascii="Times New Roman" w:hAnsi="Times New Roman" w:cs="Times New Roman"/>
          <w:b/>
          <w:bCs/>
          <w:sz w:val="28"/>
          <w:szCs w:val="28"/>
        </w:rPr>
      </w:pPr>
      <w:r w:rsidRPr="002F3D5A">
        <w:rPr>
          <w:rFonts w:ascii="Times New Roman" w:hAnsi="Times New Roman" w:cs="Times New Roman"/>
          <w:b/>
          <w:bCs/>
          <w:sz w:val="28"/>
          <w:szCs w:val="28"/>
        </w:rPr>
        <w:t>Département de médecine interne </w:t>
      </w:r>
      <w:r w:rsidRPr="002F3D5A">
        <w:rPr>
          <w:rFonts w:ascii="Times New Roman" w:hAnsi="Times New Roman" w:cs="Times New Roman"/>
          <w:bCs/>
          <w:sz w:val="28"/>
          <w:szCs w:val="28"/>
        </w:rPr>
        <w:t xml:space="preserve">: </w:t>
      </w:r>
      <w:r w:rsidRPr="002F3D5A">
        <w:rPr>
          <w:rFonts w:ascii="Times New Roman" w:hAnsi="Times New Roman" w:cs="Times New Roman"/>
          <w:sz w:val="28"/>
          <w:szCs w:val="28"/>
        </w:rPr>
        <w:t xml:space="preserve">Considéré comme le plus vaste de </w:t>
      </w:r>
      <w:r w:rsidR="003133C9" w:rsidRPr="002F3D5A">
        <w:rPr>
          <w:rFonts w:ascii="Times New Roman" w:hAnsi="Times New Roman" w:cs="Times New Roman"/>
          <w:sz w:val="28"/>
          <w:szCs w:val="28"/>
        </w:rPr>
        <w:t xml:space="preserve">l’hôpital </w:t>
      </w:r>
      <w:proofErr w:type="spellStart"/>
      <w:r w:rsidR="003133C9" w:rsidRPr="002F3D5A">
        <w:rPr>
          <w:rFonts w:ascii="Times New Roman" w:hAnsi="Times New Roman" w:cs="Times New Roman"/>
          <w:sz w:val="28"/>
          <w:szCs w:val="28"/>
        </w:rPr>
        <w:t>Laquintinie</w:t>
      </w:r>
      <w:proofErr w:type="spellEnd"/>
      <w:r w:rsidR="003133C9" w:rsidRPr="002F3D5A">
        <w:rPr>
          <w:rFonts w:ascii="Times New Roman" w:hAnsi="Times New Roman" w:cs="Times New Roman"/>
          <w:sz w:val="28"/>
          <w:szCs w:val="28"/>
        </w:rPr>
        <w:t xml:space="preserve"> </w:t>
      </w:r>
      <w:r w:rsidRPr="002F3D5A">
        <w:rPr>
          <w:rFonts w:ascii="Times New Roman" w:hAnsi="Times New Roman" w:cs="Times New Roman"/>
          <w:sz w:val="28"/>
          <w:szCs w:val="28"/>
        </w:rPr>
        <w:t>de Douala, le département de Médecine est composé de 15 services divers et variés avec un personnel rompu à la tâche Avec à sa tête le Pr Calixte KUATÉ TEGUEU, Professeur titulaire de Neurologie et enseignant à la Faculté de Médecine et des Sciences Biomédicales.</w:t>
      </w:r>
    </w:p>
    <w:p w14:paraId="16FAC6FD" w14:textId="3EC8DED4" w:rsidR="00B600FE" w:rsidRPr="002F3D5A" w:rsidRDefault="00B600FE" w:rsidP="00B84CD0">
      <w:pPr>
        <w:numPr>
          <w:ilvl w:val="0"/>
          <w:numId w:val="4"/>
        </w:numPr>
        <w:tabs>
          <w:tab w:val="left" w:pos="932"/>
        </w:tabs>
        <w:jc w:val="both"/>
        <w:rPr>
          <w:rFonts w:ascii="Times New Roman" w:hAnsi="Times New Roman" w:cs="Times New Roman"/>
          <w:b/>
          <w:bCs/>
          <w:sz w:val="28"/>
          <w:szCs w:val="28"/>
        </w:rPr>
      </w:pPr>
      <w:r w:rsidRPr="002F3D5A">
        <w:rPr>
          <w:rFonts w:ascii="Times New Roman" w:hAnsi="Times New Roman" w:cs="Times New Roman"/>
          <w:b/>
          <w:sz w:val="28"/>
          <w:szCs w:val="28"/>
        </w:rPr>
        <w:t>Le Département de chirurgie Générale</w:t>
      </w:r>
      <w:r w:rsidRPr="002F3D5A">
        <w:rPr>
          <w:rFonts w:ascii="Times New Roman" w:hAnsi="Times New Roman" w:cs="Times New Roman"/>
          <w:sz w:val="28"/>
          <w:szCs w:val="28"/>
        </w:rPr>
        <w:t xml:space="preserve"> : Composé de 09 services, à savoir : - Chirurgie Générale (Chirurgie C) cohabitant avec la chirurgie oncologique - Chirurgie Urologique (Chirurgie D) - Chirurgie </w:t>
      </w:r>
      <w:del w:id="45" w:author="Microsoft Word" w:date="2026-02-17T16:21:00Z" w16du:dateUtc="2026-02-17T15:21:00Z">
        <w:r w:rsidR="00B358D2" w:rsidRPr="002F3D5A">
          <w:rPr>
            <w:b/>
            <w:bCs/>
            <w:noProof/>
          </w:rPr>
          <mc:AlternateContent>
            <mc:Choice Requires="wps">
              <w:drawing>
                <wp:anchor distT="0" distB="0" distL="114300" distR="114300" simplePos="0" relativeHeight="251608082" behindDoc="0" locked="0" layoutInCell="1" allowOverlap="1" wp14:anchorId="37C9C12A" wp14:editId="6586AB28">
                  <wp:simplePos x="0" y="0"/>
                  <wp:positionH relativeFrom="margin">
                    <wp:posOffset>-34925</wp:posOffset>
                  </wp:positionH>
                  <wp:positionV relativeFrom="paragraph">
                    <wp:posOffset>-676838</wp:posOffset>
                  </wp:positionV>
                  <wp:extent cx="5920105" cy="526415"/>
                  <wp:effectExtent l="0" t="0" r="23495" b="26035"/>
                  <wp:wrapNone/>
                  <wp:docPr id="1700453647"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A76B9"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05C93B07" w14:textId="77777777" w:rsidR="00B358D2" w:rsidRPr="002F3D5A" w:rsidRDefault="00B358D2" w:rsidP="000B5098">
                              <w:pPr>
                                <w:jc w:val="center"/>
                                <w:rPr>
                                  <w:rFonts w:ascii="Times New Roman" w:hAnsi="Times New Roman" w:cs="Times New Roman"/>
                                  <w:b/>
                                  <w:bCs/>
                                </w:rPr>
                              </w:pPr>
                            </w:p>
                            <w:p w14:paraId="13EA2847"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9C12A" id="_x0000_s1074" style="position:absolute;left:0;text-align:left;margin-left:-2.75pt;margin-top:-53.3pt;width:466.15pt;height:41.45pt;z-index:25160808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LpKkAIAAJo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" fillcolor="navy" strokecolor="white [3212]" strokeweight="1pt">
                  <v:textbox>
                    <w:txbxContent>
                      <w:p w14:paraId="099A76B9"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05C93B07" w14:textId="77777777" w:rsidR="00B358D2" w:rsidRPr="002F3D5A" w:rsidRDefault="00B358D2" w:rsidP="000B5098">
                        <w:pPr>
                          <w:jc w:val="center"/>
                          <w:rPr>
                            <w:rFonts w:ascii="Times New Roman" w:hAnsi="Times New Roman" w:cs="Times New Roman"/>
                            <w:b/>
                            <w:bCs/>
                          </w:rPr>
                        </w:pPr>
                      </w:p>
                      <w:p w14:paraId="13EA2847" w14:textId="77777777" w:rsidR="00B358D2" w:rsidRPr="002F3D5A" w:rsidRDefault="00B358D2" w:rsidP="000B5098">
                        <w:pPr>
                          <w:jc w:val="center"/>
                        </w:pPr>
                      </w:p>
                    </w:txbxContent>
                  </v:textbox>
                  <w10:wrap anchorx="margin"/>
                </v:rect>
              </w:pict>
            </mc:Fallback>
          </mc:AlternateContent>
        </w:r>
      </w:del>
      <w:r w:rsidRPr="002F3D5A">
        <w:rPr>
          <w:rFonts w:ascii="Times New Roman" w:hAnsi="Times New Roman" w:cs="Times New Roman"/>
          <w:sz w:val="28"/>
          <w:szCs w:val="28"/>
        </w:rPr>
        <w:t>traumatologique (Chirurgie A) - Neurochirurgie (Chirurgie B), cohabitant avec la Chirurgie Thoraco-vasculaire - Chirurgie pédiatrique - Chirurgie Bariatrique - Bloc opératoire/stérilisation et lingerie - Urgences Médico-chirurgicales - SAMU Ce département, dirigé par le Pr ENGBANG Jean Paul, spécialisé en chirurgie générale et oncologique.</w:t>
      </w:r>
    </w:p>
    <w:p w14:paraId="2DB0A3E4" w14:textId="61F096BE" w:rsidR="00B600FE" w:rsidRPr="002F3D5A" w:rsidRDefault="00882C77" w:rsidP="00B84CD0">
      <w:pPr>
        <w:numPr>
          <w:ilvl w:val="0"/>
          <w:numId w:val="4"/>
        </w:numPr>
        <w:tabs>
          <w:tab w:val="left" w:pos="932"/>
        </w:tabs>
        <w:jc w:val="both"/>
        <w:rPr>
          <w:rFonts w:ascii="Times New Roman" w:hAnsi="Times New Roman" w:cs="Times New Roman"/>
          <w:b/>
          <w:bCs/>
          <w:sz w:val="28"/>
          <w:szCs w:val="28"/>
        </w:rPr>
      </w:pPr>
      <w:r w:rsidRPr="002F3D5A">
        <w:rPr>
          <w:rFonts w:ascii="Times New Roman" w:hAnsi="Times New Roman" w:cs="Times New Roman"/>
          <w:noProof/>
        </w:rPr>
        <mc:AlternateContent>
          <mc:Choice Requires="wpg">
            <w:drawing>
              <wp:anchor distT="0" distB="0" distL="114300" distR="114300" simplePos="0" relativeHeight="251608092" behindDoc="0" locked="0" layoutInCell="1" allowOverlap="1" wp14:anchorId="6B531F5B" wp14:editId="00FF4EDF">
                <wp:simplePos x="0" y="0"/>
                <wp:positionH relativeFrom="column">
                  <wp:posOffset>-92075</wp:posOffset>
                </wp:positionH>
                <wp:positionV relativeFrom="paragraph">
                  <wp:posOffset>1263394</wp:posOffset>
                </wp:positionV>
                <wp:extent cx="6024245" cy="352425"/>
                <wp:effectExtent l="0" t="19050" r="14605" b="28575"/>
                <wp:wrapNone/>
                <wp:docPr id="173023571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70333022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8E4946" w14:textId="54500E1E" w:rsidR="00D36E2A"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36E2A"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99075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204630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5A0642" w14:textId="6EF77D1A" w:rsidR="00D36E2A"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531F5B" id="_x0000_s1075" style="position:absolute;left:0;text-align:left;margin-left:-7.25pt;margin-top:99.5pt;width:474.35pt;height:27.75pt;z-index:25160809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">
                <v:rect id="Rectangle 7" o:spid="_x0000_s1076"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" filled="f" strokecolor="white [3212]" strokeweight="1pt">
                  <v:textbox>
                    <w:txbxContent>
                      <w:p w14:paraId="408E4946" w14:textId="54500E1E" w:rsidR="00D36E2A"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36E2A" w:rsidRPr="002F3D5A">
                          <w:rPr>
                            <w:rFonts w:ascii="Times New Roman" w:hAnsi="Times New Roman" w:cs="Times New Roman"/>
                            <w:color w:val="000000" w:themeColor="text1"/>
                          </w:rPr>
                          <w:t>et présenté par TCHUISSEU NOUKUI PRINCE DERLICH</w:t>
                        </w:r>
                      </w:p>
                    </w:txbxContent>
                  </v:textbox>
                </v:rect>
                <v:line id="Straight Connector 8" o:spid="_x0000_s1077"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" strokecolor="black [3213]" strokeweight="2.25pt">
                  <v:stroke joinstyle="miter"/>
                </v:line>
                <v:rect id="Rectangle 9" o:spid="_x0000_s1078"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" fillcolor="black [3213]" strokecolor="black [3213]" strokeweight="1pt">
                  <v:textbox>
                    <w:txbxContent>
                      <w:p w14:paraId="1D5A0642" w14:textId="6EF77D1A" w:rsidR="00D36E2A"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3</w:t>
                        </w:r>
                      </w:p>
                    </w:txbxContent>
                  </v:textbox>
                </v:rect>
              </v:group>
            </w:pict>
          </mc:Fallback>
        </mc:AlternateContent>
      </w:r>
      <w:r w:rsidR="00B600FE" w:rsidRPr="002F3D5A">
        <w:rPr>
          <w:rFonts w:ascii="Times New Roman" w:hAnsi="Times New Roman" w:cs="Times New Roman"/>
          <w:b/>
          <w:sz w:val="28"/>
          <w:szCs w:val="28"/>
        </w:rPr>
        <w:t>Le Département des 3 “O” :</w:t>
      </w:r>
      <w:r w:rsidR="00B600FE" w:rsidRPr="002F3D5A">
        <w:rPr>
          <w:rFonts w:ascii="Times New Roman" w:hAnsi="Times New Roman" w:cs="Times New Roman"/>
          <w:sz w:val="28"/>
          <w:szCs w:val="28"/>
        </w:rPr>
        <w:t xml:space="preserve"> Comprend les services d’Ophtalmologie, d’Odontostomatologie et d’ORL. C’est un département clinique spécialisé dans la prise en charge médicale, chirurgicale et physique des affections </w:t>
      </w:r>
      <w:r w:rsidRPr="002F3D5A">
        <w:rPr>
          <w:rFonts w:ascii="Times New Roman" w:hAnsi="Times New Roman" w:cs="Times New Roman"/>
          <w:b/>
          <w:noProof/>
          <w:sz w:val="28"/>
          <w:szCs w:val="28"/>
        </w:rPr>
        <w:lastRenderedPageBreak/>
        <mc:AlternateContent>
          <mc:Choice Requires="wps">
            <w:drawing>
              <wp:anchor distT="0" distB="0" distL="114300" distR="114300" simplePos="0" relativeHeight="251608087" behindDoc="0" locked="0" layoutInCell="1" allowOverlap="1" wp14:anchorId="3419856E" wp14:editId="562C1818">
                <wp:simplePos x="0" y="0"/>
                <wp:positionH relativeFrom="column">
                  <wp:posOffset>12065</wp:posOffset>
                </wp:positionH>
                <wp:positionV relativeFrom="paragraph">
                  <wp:posOffset>-577215</wp:posOffset>
                </wp:positionV>
                <wp:extent cx="5920105" cy="526415"/>
                <wp:effectExtent l="0" t="0" r="23495" b="26035"/>
                <wp:wrapNone/>
                <wp:docPr id="141051195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54546E" w14:textId="1ECFD2B1"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9E01D1">
                              <w:rPr>
                                <w:rFonts w:ascii="Times New Roman" w:hAnsi="Times New Roman" w:cs="Times New Roman"/>
                                <w:b/>
                                <w:bCs/>
                              </w:rPr>
                              <w:t>dans une</w:t>
                            </w:r>
                            <w:r w:rsidR="009E01D1"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B11DF4" w:rsidRPr="002F3D5A">
                              <w:rPr>
                                <w:rFonts w:ascii="Times New Roman" w:hAnsi="Times New Roman" w:cs="Times New Roman"/>
                                <w:b/>
                                <w:bCs/>
                                <w:sz w:val="28"/>
                                <w:szCs w:val="28"/>
                              </w:rPr>
                              <w:t xml:space="preserve"> l’hôpital </w:t>
                            </w:r>
                            <w:proofErr w:type="spellStart"/>
                            <w:r w:rsidR="00B11DF4" w:rsidRPr="002F3D5A">
                              <w:rPr>
                                <w:rFonts w:ascii="Times New Roman" w:hAnsi="Times New Roman" w:cs="Times New Roman"/>
                                <w:b/>
                                <w:bCs/>
                                <w:sz w:val="28"/>
                                <w:szCs w:val="28"/>
                              </w:rPr>
                              <w:t>Laquintinie</w:t>
                            </w:r>
                            <w:proofErr w:type="spellEnd"/>
                          </w:p>
                          <w:p w14:paraId="6837DE38" w14:textId="77777777" w:rsidR="00B358D2" w:rsidRPr="002F3D5A" w:rsidRDefault="00B358D2" w:rsidP="000B5098">
                            <w:pPr>
                              <w:jc w:val="center"/>
                              <w:rPr>
                                <w:rFonts w:ascii="Times New Roman" w:hAnsi="Times New Roman" w:cs="Times New Roman"/>
                                <w:b/>
                                <w:bCs/>
                              </w:rPr>
                            </w:pPr>
                          </w:p>
                          <w:p w14:paraId="4254F784"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9856E" id="_x0000_s1079" style="position:absolute;left:0;text-align:left;margin-left:.95pt;margin-top:-45.45pt;width:466.15pt;height:41.45pt;z-index:2516080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" fillcolor="navy" strokecolor="white [3212]" strokeweight="1pt">
                <v:textbox>
                  <w:txbxContent>
                    <w:p w14:paraId="3254546E" w14:textId="1ECFD2B1"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9E01D1">
                        <w:rPr>
                          <w:rFonts w:ascii="Times New Roman" w:hAnsi="Times New Roman" w:cs="Times New Roman"/>
                          <w:b/>
                          <w:bCs/>
                        </w:rPr>
                        <w:t>dans une</w:t>
                      </w:r>
                      <w:r w:rsidR="009E01D1"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B11DF4" w:rsidRPr="002F3D5A">
                        <w:rPr>
                          <w:rFonts w:ascii="Times New Roman" w:hAnsi="Times New Roman" w:cs="Times New Roman"/>
                          <w:b/>
                          <w:bCs/>
                          <w:sz w:val="28"/>
                          <w:szCs w:val="28"/>
                        </w:rPr>
                        <w:t xml:space="preserve"> l’hôpital </w:t>
                      </w:r>
                      <w:proofErr w:type="spellStart"/>
                      <w:r w:rsidR="00B11DF4" w:rsidRPr="002F3D5A">
                        <w:rPr>
                          <w:rFonts w:ascii="Times New Roman" w:hAnsi="Times New Roman" w:cs="Times New Roman"/>
                          <w:b/>
                          <w:bCs/>
                          <w:sz w:val="28"/>
                          <w:szCs w:val="28"/>
                        </w:rPr>
                        <w:t>Laquintinie</w:t>
                      </w:r>
                      <w:proofErr w:type="spellEnd"/>
                    </w:p>
                    <w:p w14:paraId="6837DE38" w14:textId="77777777" w:rsidR="00B358D2" w:rsidRPr="002F3D5A" w:rsidRDefault="00B358D2" w:rsidP="000B5098">
                      <w:pPr>
                        <w:jc w:val="center"/>
                        <w:rPr>
                          <w:rFonts w:ascii="Times New Roman" w:hAnsi="Times New Roman" w:cs="Times New Roman"/>
                          <w:b/>
                          <w:bCs/>
                        </w:rPr>
                      </w:pPr>
                    </w:p>
                    <w:p w14:paraId="4254F784" w14:textId="77777777" w:rsidR="00B358D2" w:rsidRPr="002F3D5A" w:rsidRDefault="00B358D2" w:rsidP="000B5098">
                      <w:pPr>
                        <w:jc w:val="center"/>
                      </w:pPr>
                    </w:p>
                  </w:txbxContent>
                </v:textbox>
              </v:rect>
            </w:pict>
          </mc:Fallback>
        </mc:AlternateContent>
      </w:r>
      <w:r w:rsidR="00B600FE" w:rsidRPr="002F3D5A">
        <w:rPr>
          <w:rFonts w:ascii="Times New Roman" w:hAnsi="Times New Roman" w:cs="Times New Roman"/>
          <w:sz w:val="28"/>
          <w:szCs w:val="28"/>
        </w:rPr>
        <w:t>liées aux yeux, à la bouche, aux oreilles, au nez et à la gorge à travers une offre de soins complets réalisés par une équipe de professionnels de la santé hautement qualifiés.</w:t>
      </w:r>
    </w:p>
    <w:p w14:paraId="6C8C1C58" w14:textId="585479D0" w:rsidR="00B600FE" w:rsidRPr="002F3D5A" w:rsidRDefault="00B600FE" w:rsidP="00B84CD0">
      <w:pPr>
        <w:numPr>
          <w:ilvl w:val="0"/>
          <w:numId w:val="4"/>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 xml:space="preserve">Département de pédiatrie : </w:t>
      </w:r>
      <w:r w:rsidRPr="002F3D5A">
        <w:rPr>
          <w:rFonts w:ascii="Times New Roman" w:hAnsi="Times New Roman" w:cs="Times New Roman"/>
          <w:sz w:val="28"/>
          <w:szCs w:val="28"/>
        </w:rPr>
        <w:t>L’équipe médicale et paramédicale vous accueille dans le département de pédiatrie et prépare un suivi médical de l’enfant de qualité, de la naissance jusqu’à l’âge de 18 ans.</w:t>
      </w:r>
    </w:p>
    <w:p w14:paraId="562856DA" w14:textId="292510F9" w:rsidR="00B600FE" w:rsidRPr="002F3D5A" w:rsidRDefault="00B600FE" w:rsidP="00B84CD0">
      <w:pPr>
        <w:numPr>
          <w:ilvl w:val="0"/>
          <w:numId w:val="4"/>
        </w:numPr>
        <w:tabs>
          <w:tab w:val="left" w:pos="932"/>
        </w:tabs>
        <w:jc w:val="both"/>
        <w:rPr>
          <w:rFonts w:ascii="Times New Roman" w:hAnsi="Times New Roman" w:cs="Times New Roman"/>
          <w:sz w:val="28"/>
          <w:szCs w:val="28"/>
        </w:rPr>
      </w:pPr>
      <w:r w:rsidRPr="002F3D5A">
        <w:rPr>
          <w:rFonts w:ascii="Times New Roman" w:hAnsi="Times New Roman" w:cs="Times New Roman"/>
          <w:b/>
          <w:sz w:val="28"/>
          <w:szCs w:val="28"/>
        </w:rPr>
        <w:t>Le département de gynécologie obstétrique</w:t>
      </w:r>
      <w:r w:rsidRPr="002F3D5A">
        <w:rPr>
          <w:rFonts w:ascii="Times New Roman" w:hAnsi="Times New Roman" w:cs="Times New Roman"/>
          <w:sz w:val="28"/>
          <w:szCs w:val="28"/>
        </w:rPr>
        <w:t> avec ses services de maternité et de protection maternelle.</w:t>
      </w:r>
    </w:p>
    <w:p w14:paraId="6498BED6" w14:textId="30F02A17" w:rsidR="00B600FE" w:rsidRPr="002F3D5A" w:rsidRDefault="00B600FE" w:rsidP="00B84CD0">
      <w:pPr>
        <w:numPr>
          <w:ilvl w:val="0"/>
          <w:numId w:val="4"/>
        </w:numPr>
        <w:tabs>
          <w:tab w:val="left" w:pos="932"/>
        </w:tabs>
        <w:jc w:val="both"/>
        <w:rPr>
          <w:rFonts w:ascii="Times New Roman" w:hAnsi="Times New Roman" w:cs="Times New Roman"/>
          <w:sz w:val="28"/>
          <w:szCs w:val="28"/>
        </w:rPr>
      </w:pPr>
      <w:r w:rsidRPr="002F3D5A">
        <w:rPr>
          <w:rFonts w:ascii="Times New Roman" w:hAnsi="Times New Roman" w:cs="Times New Roman"/>
          <w:b/>
          <w:sz w:val="28"/>
          <w:szCs w:val="28"/>
        </w:rPr>
        <w:t xml:space="preserve">Le département de pharmacie </w:t>
      </w:r>
      <w:r w:rsidRPr="002F3D5A">
        <w:rPr>
          <w:rFonts w:ascii="Times New Roman" w:hAnsi="Times New Roman" w:cs="Times New Roman"/>
          <w:sz w:val="28"/>
          <w:szCs w:val="28"/>
        </w:rPr>
        <w:t>dirigé par</w:t>
      </w:r>
      <w:r w:rsidRPr="002F3D5A">
        <w:rPr>
          <w:rFonts w:ascii="Times New Roman" w:hAnsi="Times New Roman" w:cs="Times New Roman"/>
          <w:b/>
          <w:sz w:val="28"/>
          <w:szCs w:val="28"/>
        </w:rPr>
        <w:t xml:space="preserve"> </w:t>
      </w:r>
      <w:r w:rsidRPr="002F3D5A">
        <w:rPr>
          <w:rFonts w:ascii="Times New Roman" w:hAnsi="Times New Roman" w:cs="Times New Roman"/>
          <w:sz w:val="28"/>
          <w:szCs w:val="28"/>
        </w:rPr>
        <w:t>Dr Doriane EBIANGUENA épse EKOE</w:t>
      </w:r>
    </w:p>
    <w:p w14:paraId="52DE092F" w14:textId="353CB86B" w:rsidR="00B600FE" w:rsidRPr="002F3D5A" w:rsidRDefault="00B600FE" w:rsidP="00B84CD0">
      <w:pPr>
        <w:numPr>
          <w:ilvl w:val="0"/>
          <w:numId w:val="4"/>
        </w:numPr>
        <w:tabs>
          <w:tab w:val="left" w:pos="932"/>
        </w:tabs>
        <w:jc w:val="both"/>
        <w:rPr>
          <w:rFonts w:ascii="Times New Roman" w:hAnsi="Times New Roman" w:cs="Times New Roman"/>
          <w:sz w:val="28"/>
          <w:szCs w:val="28"/>
        </w:rPr>
      </w:pPr>
      <w:r w:rsidRPr="002F3D5A">
        <w:rPr>
          <w:rFonts w:ascii="Times New Roman" w:hAnsi="Times New Roman" w:cs="Times New Roman"/>
          <w:b/>
          <w:sz w:val="28"/>
          <w:szCs w:val="28"/>
        </w:rPr>
        <w:t>Le département de biologie clinique</w:t>
      </w:r>
      <w:r w:rsidRPr="002F3D5A">
        <w:rPr>
          <w:rFonts w:ascii="Times New Roman" w:hAnsi="Times New Roman" w:cs="Times New Roman"/>
          <w:sz w:val="28"/>
          <w:szCs w:val="28"/>
        </w:rPr>
        <w:t xml:space="preserve"> est un pôle essentiel et stratégique de par son rôle important dans le diagnostic, le Suivi et la Thérapeutique.</w:t>
      </w:r>
    </w:p>
    <w:p w14:paraId="2B132A11" w14:textId="72723491" w:rsidR="00B600FE" w:rsidRPr="002F3D5A" w:rsidRDefault="00B600FE" w:rsidP="00B84CD0">
      <w:pPr>
        <w:numPr>
          <w:ilvl w:val="0"/>
          <w:numId w:val="4"/>
        </w:numPr>
        <w:tabs>
          <w:tab w:val="left" w:pos="932"/>
        </w:tabs>
        <w:jc w:val="both"/>
        <w:rPr>
          <w:rFonts w:ascii="Times New Roman" w:hAnsi="Times New Roman" w:cs="Times New Roman"/>
          <w:sz w:val="28"/>
          <w:szCs w:val="28"/>
        </w:rPr>
      </w:pPr>
      <w:r w:rsidRPr="002F3D5A">
        <w:rPr>
          <w:rFonts w:ascii="Times New Roman" w:hAnsi="Times New Roman" w:cs="Times New Roman"/>
          <w:b/>
          <w:sz w:val="28"/>
          <w:szCs w:val="28"/>
        </w:rPr>
        <w:t>Le département d'imagerie et Explorations médicales</w:t>
      </w:r>
      <w:r w:rsidRPr="002F3D5A">
        <w:rPr>
          <w:rFonts w:ascii="Times New Roman" w:hAnsi="Times New Roman" w:cs="Times New Roman"/>
          <w:sz w:val="28"/>
          <w:szCs w:val="28"/>
        </w:rPr>
        <w:t xml:space="preserve"> est l'une des composantes les plus importantes de l'hôpital </w:t>
      </w:r>
      <w:proofErr w:type="spellStart"/>
      <w:r w:rsidR="000F4A77" w:rsidRPr="002F3D5A">
        <w:rPr>
          <w:rFonts w:ascii="Times New Roman" w:hAnsi="Times New Roman" w:cs="Times New Roman"/>
          <w:sz w:val="28"/>
          <w:szCs w:val="28"/>
        </w:rPr>
        <w:t>Laquintinie</w:t>
      </w:r>
      <w:proofErr w:type="spellEnd"/>
      <w:r w:rsidRPr="002F3D5A">
        <w:rPr>
          <w:rFonts w:ascii="Times New Roman" w:hAnsi="Times New Roman" w:cs="Times New Roman"/>
          <w:sz w:val="28"/>
          <w:szCs w:val="28"/>
        </w:rPr>
        <w:t xml:space="preserve"> de Douala car il sert à la Réalisation d'examens d'imagerie médicale.</w:t>
      </w:r>
    </w:p>
    <w:p w14:paraId="1941876C" w14:textId="3034003B" w:rsidR="00B600FE" w:rsidRPr="002F3D5A" w:rsidRDefault="00B600FE" w:rsidP="00B84CD0">
      <w:pPr>
        <w:numPr>
          <w:ilvl w:val="0"/>
          <w:numId w:val="4"/>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 xml:space="preserve">Département des soins services pluridisciplinaires : </w:t>
      </w:r>
      <w:r w:rsidRPr="002F3D5A">
        <w:rPr>
          <w:rFonts w:ascii="Times New Roman" w:hAnsi="Times New Roman" w:cs="Times New Roman"/>
          <w:sz w:val="28"/>
          <w:szCs w:val="28"/>
        </w:rPr>
        <w:t>Qui a pour objectif d'offrir une prise en charge globale et coordonnée aux patients qui présentent des problèmes de santé complexes nécessitant l'intervention de plusieurs spécialistes.</w:t>
      </w:r>
    </w:p>
    <w:p w14:paraId="01F50B63" w14:textId="768C8FF3" w:rsidR="00B600FE" w:rsidRPr="002F3D5A" w:rsidRDefault="00B600FE" w:rsidP="00B84CD0">
      <w:pPr>
        <w:numPr>
          <w:ilvl w:val="0"/>
          <w:numId w:val="4"/>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 xml:space="preserve">Département de la médecine du travail, de l'hygiène et de la qualité : </w:t>
      </w:r>
      <w:r w:rsidRPr="002F3D5A">
        <w:rPr>
          <w:rFonts w:ascii="Times New Roman" w:hAnsi="Times New Roman" w:cs="Times New Roman"/>
          <w:sz w:val="28"/>
          <w:szCs w:val="28"/>
        </w:rPr>
        <w:t>C'est un département essentiel pour garantir le bien-être des employés et la performance globale de l'organisation, en veillant au respect des réglementations et à l'adoption de bonnes pratiques.</w:t>
      </w:r>
    </w:p>
    <w:p w14:paraId="43531221" w14:textId="51236A11" w:rsidR="008E684B" w:rsidRPr="002F3D5A" w:rsidRDefault="00D36E2A" w:rsidP="008E684B">
      <w:pPr>
        <w:tabs>
          <w:tab w:val="left" w:pos="932"/>
        </w:tabs>
        <w:ind w:left="928"/>
        <w:jc w:val="both"/>
        <w:rPr>
          <w:rFonts w:ascii="Times New Roman" w:hAnsi="Times New Roman" w:cs="Times New Roman"/>
          <w:b/>
          <w:sz w:val="28"/>
          <w:szCs w:val="28"/>
        </w:rPr>
      </w:pPr>
      <w:del w:id="46" w:author="Microsoft Word" w:date="2026-02-17T16:21:00Z" w16du:dateUtc="2026-02-17T15:21:00Z">
        <w:r w:rsidRPr="002F3D5A">
          <w:rPr>
            <w:rFonts w:ascii="Times New Roman" w:hAnsi="Times New Roman" w:cs="Times New Roman"/>
            <w:b/>
            <w:noProof/>
            <w:sz w:val="28"/>
            <w:szCs w:val="28"/>
          </w:rPr>
          <mc:AlternateContent>
            <mc:Choice Requires="wps">
              <w:drawing>
                <wp:anchor distT="0" distB="0" distL="114300" distR="114300" simplePos="0" relativeHeight="251608085" behindDoc="0" locked="0" layoutInCell="1" allowOverlap="1" wp14:anchorId="3419856E" wp14:editId="7AE84317">
                  <wp:simplePos x="0" y="0"/>
                  <wp:positionH relativeFrom="column">
                    <wp:posOffset>5787</wp:posOffset>
                  </wp:positionH>
                  <wp:positionV relativeFrom="paragraph">
                    <wp:posOffset>-687005</wp:posOffset>
                  </wp:positionV>
                  <wp:extent cx="5920105" cy="526415"/>
                  <wp:effectExtent l="0" t="0" r="23495" b="26035"/>
                  <wp:wrapNone/>
                  <wp:docPr id="47924662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17F021"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4663EEA4" w14:textId="77777777" w:rsidR="00B358D2" w:rsidRPr="002F3D5A" w:rsidRDefault="00B358D2" w:rsidP="000B5098">
                              <w:pPr>
                                <w:jc w:val="center"/>
                                <w:rPr>
                                  <w:rFonts w:ascii="Times New Roman" w:hAnsi="Times New Roman" w:cs="Times New Roman"/>
                                  <w:b/>
                                  <w:bCs/>
                                </w:rPr>
                              </w:pPr>
                            </w:p>
                            <w:p w14:paraId="02C6DC74"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9856E" id="_x0000_s1080" style="position:absolute;left:0;text-align:left;margin-left:.45pt;margin-top:-54.1pt;width:466.15pt;height:41.45pt;z-index:2516080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gQkAIAAJo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" fillcolor="navy" strokecolor="white [3212]" strokeweight="1pt">
                  <v:textbox>
                    <w:txbxContent>
                      <w:p w14:paraId="1917F021"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4663EEA4" w14:textId="77777777" w:rsidR="00B358D2" w:rsidRPr="002F3D5A" w:rsidRDefault="00B358D2" w:rsidP="000B5098">
                        <w:pPr>
                          <w:jc w:val="center"/>
                          <w:rPr>
                            <w:rFonts w:ascii="Times New Roman" w:hAnsi="Times New Roman" w:cs="Times New Roman"/>
                            <w:b/>
                            <w:bCs/>
                          </w:rPr>
                        </w:pPr>
                      </w:p>
                      <w:p w14:paraId="02C6DC74" w14:textId="77777777" w:rsidR="00B358D2" w:rsidRPr="002F3D5A" w:rsidRDefault="00B358D2" w:rsidP="000B5098">
                        <w:pPr>
                          <w:jc w:val="center"/>
                        </w:pPr>
                      </w:p>
                    </w:txbxContent>
                  </v:textbox>
                </v:rect>
              </w:pict>
            </mc:Fallback>
          </mc:AlternateContent>
        </w:r>
      </w:del>
    </w:p>
    <w:p w14:paraId="30C27D94" w14:textId="5B47F4E4" w:rsidR="00B600FE" w:rsidRPr="002F3D5A" w:rsidRDefault="00B600FE" w:rsidP="00B84CD0">
      <w:pPr>
        <w:numPr>
          <w:ilvl w:val="0"/>
          <w:numId w:val="3"/>
        </w:numPr>
        <w:tabs>
          <w:tab w:val="left" w:pos="932"/>
        </w:tabs>
        <w:jc w:val="both"/>
        <w:rPr>
          <w:rFonts w:ascii="Times New Roman" w:hAnsi="Times New Roman" w:cs="Times New Roman"/>
          <w:sz w:val="28"/>
          <w:szCs w:val="28"/>
          <w:u w:val="single"/>
        </w:rPr>
      </w:pPr>
      <w:r w:rsidRPr="002F3D5A">
        <w:rPr>
          <w:rFonts w:ascii="Times New Roman" w:hAnsi="Times New Roman" w:cs="Times New Roman"/>
          <w:b/>
          <w:bCs/>
          <w:sz w:val="28"/>
          <w:szCs w:val="28"/>
          <w:u w:val="single"/>
        </w:rPr>
        <w:t>FORMATION ET CADRE DE VIE</w:t>
      </w:r>
    </w:p>
    <w:p w14:paraId="30585B7A" w14:textId="3B613E59" w:rsidR="00B600FE" w:rsidRPr="002F3D5A" w:rsidRDefault="00B600FE" w:rsidP="00B600FE">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            L'hôpital abrite une </w:t>
      </w:r>
      <w:r w:rsidRPr="002F3D5A">
        <w:rPr>
          <w:rFonts w:ascii="Times New Roman" w:hAnsi="Times New Roman" w:cs="Times New Roman"/>
          <w:b/>
          <w:bCs/>
          <w:sz w:val="28"/>
          <w:szCs w:val="28"/>
        </w:rPr>
        <w:t>école des infirmiers</w:t>
      </w:r>
      <w:r w:rsidRPr="002F3D5A">
        <w:rPr>
          <w:rFonts w:ascii="Times New Roman" w:hAnsi="Times New Roman" w:cs="Times New Roman"/>
          <w:sz w:val="28"/>
          <w:szCs w:val="28"/>
        </w:rPr>
        <w:t xml:space="preserve">, formant chaque année de nombreux professionnels de santé. Il offre également des </w:t>
      </w:r>
      <w:r w:rsidRPr="002F3D5A">
        <w:rPr>
          <w:rFonts w:ascii="Times New Roman" w:hAnsi="Times New Roman" w:cs="Times New Roman"/>
          <w:b/>
          <w:bCs/>
          <w:sz w:val="28"/>
          <w:szCs w:val="28"/>
        </w:rPr>
        <w:t>espaces verts</w:t>
      </w:r>
      <w:r w:rsidRPr="002F3D5A">
        <w:rPr>
          <w:rFonts w:ascii="Times New Roman" w:hAnsi="Times New Roman" w:cs="Times New Roman"/>
          <w:sz w:val="28"/>
          <w:szCs w:val="28"/>
        </w:rPr>
        <w:t xml:space="preserve">, des </w:t>
      </w:r>
      <w:r w:rsidRPr="002F3D5A">
        <w:rPr>
          <w:rFonts w:ascii="Times New Roman" w:hAnsi="Times New Roman" w:cs="Times New Roman"/>
          <w:b/>
          <w:bCs/>
          <w:sz w:val="28"/>
          <w:szCs w:val="28"/>
        </w:rPr>
        <w:t>zones de loisirs</w:t>
      </w:r>
      <w:r w:rsidRPr="002F3D5A">
        <w:rPr>
          <w:rFonts w:ascii="Times New Roman" w:hAnsi="Times New Roman" w:cs="Times New Roman"/>
          <w:sz w:val="28"/>
          <w:szCs w:val="28"/>
        </w:rPr>
        <w:t xml:space="preserve">, des </w:t>
      </w:r>
      <w:r w:rsidRPr="002F3D5A">
        <w:rPr>
          <w:rFonts w:ascii="Times New Roman" w:hAnsi="Times New Roman" w:cs="Times New Roman"/>
          <w:b/>
          <w:bCs/>
          <w:sz w:val="28"/>
          <w:szCs w:val="28"/>
        </w:rPr>
        <w:t>restaurants modernes</w:t>
      </w:r>
      <w:r w:rsidRPr="002F3D5A">
        <w:rPr>
          <w:rFonts w:ascii="Times New Roman" w:hAnsi="Times New Roman" w:cs="Times New Roman"/>
          <w:sz w:val="28"/>
          <w:szCs w:val="28"/>
        </w:rPr>
        <w:t xml:space="preserve">, un </w:t>
      </w:r>
      <w:r w:rsidRPr="002F3D5A">
        <w:rPr>
          <w:rFonts w:ascii="Times New Roman" w:hAnsi="Times New Roman" w:cs="Times New Roman"/>
          <w:b/>
          <w:bCs/>
          <w:sz w:val="28"/>
          <w:szCs w:val="28"/>
        </w:rPr>
        <w:t>supermarché</w:t>
      </w:r>
      <w:r w:rsidRPr="002F3D5A">
        <w:rPr>
          <w:rFonts w:ascii="Times New Roman" w:hAnsi="Times New Roman" w:cs="Times New Roman"/>
          <w:sz w:val="28"/>
          <w:szCs w:val="28"/>
        </w:rPr>
        <w:t xml:space="preserve">, et un </w:t>
      </w:r>
      <w:r w:rsidRPr="002F3D5A">
        <w:rPr>
          <w:rFonts w:ascii="Times New Roman" w:hAnsi="Times New Roman" w:cs="Times New Roman"/>
          <w:b/>
          <w:bCs/>
          <w:sz w:val="28"/>
          <w:szCs w:val="28"/>
        </w:rPr>
        <w:t>complexe multisport</w:t>
      </w:r>
      <w:r w:rsidRPr="002F3D5A">
        <w:rPr>
          <w:rFonts w:ascii="Times New Roman" w:hAnsi="Times New Roman" w:cs="Times New Roman"/>
          <w:sz w:val="28"/>
          <w:szCs w:val="28"/>
        </w:rPr>
        <w:t xml:space="preserve"> baptisé </w:t>
      </w:r>
      <w:r w:rsidRPr="002F3D5A">
        <w:rPr>
          <w:rFonts w:ascii="Times New Roman" w:hAnsi="Times New Roman" w:cs="Times New Roman"/>
          <w:b/>
          <w:bCs/>
          <w:sz w:val="28"/>
          <w:szCs w:val="28"/>
        </w:rPr>
        <w:t>Rudolf Duala Manga Bell</w:t>
      </w:r>
      <w:r w:rsidRPr="002F3D5A">
        <w:rPr>
          <w:rFonts w:ascii="Times New Roman" w:hAnsi="Times New Roman" w:cs="Times New Roman"/>
          <w:sz w:val="28"/>
          <w:szCs w:val="28"/>
        </w:rPr>
        <w:t>, comprenant une salle de gymnastique, etc…</w:t>
      </w:r>
    </w:p>
    <w:p w14:paraId="081893DD" w14:textId="62D6F7FD" w:rsidR="00354032" w:rsidRPr="002F3D5A" w:rsidRDefault="00354032" w:rsidP="00B600FE">
      <w:pPr>
        <w:tabs>
          <w:tab w:val="left" w:pos="932"/>
        </w:tabs>
        <w:jc w:val="both"/>
        <w:rPr>
          <w:rFonts w:ascii="Times New Roman" w:hAnsi="Times New Roman" w:cs="Times New Roman"/>
          <w:sz w:val="28"/>
          <w:szCs w:val="28"/>
        </w:rPr>
      </w:pPr>
      <w:r w:rsidRPr="002F3D5A">
        <w:rPr>
          <w:rFonts w:ascii="Times New Roman" w:hAnsi="Times New Roman" w:cs="Times New Roman"/>
          <w:noProof/>
        </w:rPr>
        <mc:AlternateContent>
          <mc:Choice Requires="wpg">
            <w:drawing>
              <wp:anchor distT="0" distB="0" distL="114300" distR="114300" simplePos="0" relativeHeight="251608088" behindDoc="0" locked="0" layoutInCell="1" allowOverlap="1" wp14:anchorId="5156857A" wp14:editId="74A5356B">
                <wp:simplePos x="0" y="0"/>
                <wp:positionH relativeFrom="column">
                  <wp:posOffset>98425</wp:posOffset>
                </wp:positionH>
                <wp:positionV relativeFrom="paragraph">
                  <wp:posOffset>259080</wp:posOffset>
                </wp:positionV>
                <wp:extent cx="6024245" cy="352425"/>
                <wp:effectExtent l="0" t="19050" r="14605" b="28575"/>
                <wp:wrapNone/>
                <wp:docPr id="161060123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22352344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FA2091" w14:textId="4632323E"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93335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960025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EA8F46" w14:textId="0C0691E2"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156857A" id="_x0000_s1081" style="position:absolute;left:0;text-align:left;margin-left:7.75pt;margin-top:20.4pt;width:474.35pt;height:27.75pt;z-index:251608088;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">
                <v:rect id="Rectangle 7" o:spid="_x0000_s108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" filled="f" strokecolor="white [3212]" strokeweight="1pt">
                  <v:textbox>
                    <w:txbxContent>
                      <w:p w14:paraId="63FA2091" w14:textId="4632323E"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v:textbox>
                </v:rect>
                <v:line id="Straight Connector 8" o:spid="_x0000_s108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" strokecolor="black [3213]" strokeweight="2.25pt">
                  <v:stroke joinstyle="miter"/>
                </v:line>
                <v:rect id="Rectangle 9" o:spid="_x0000_s108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" fillcolor="black [3213]" strokecolor="black [3213]" strokeweight="1pt">
                  <v:textbox>
                    <w:txbxContent>
                      <w:p w14:paraId="22EA8F46" w14:textId="0C0691E2"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4</w:t>
                        </w:r>
                      </w:p>
                    </w:txbxContent>
                  </v:textbox>
                </v:rect>
              </v:group>
            </w:pict>
          </mc:Fallback>
        </mc:AlternateContent>
      </w:r>
    </w:p>
    <w:p w14:paraId="48BA3774" w14:textId="111E23D7" w:rsidR="00B600FE" w:rsidRPr="002F3D5A" w:rsidRDefault="002D397E" w:rsidP="00B84CD0">
      <w:pPr>
        <w:numPr>
          <w:ilvl w:val="0"/>
          <w:numId w:val="3"/>
        </w:numPr>
        <w:tabs>
          <w:tab w:val="left" w:pos="932"/>
        </w:tabs>
        <w:jc w:val="both"/>
        <w:rPr>
          <w:rFonts w:ascii="Times New Roman" w:hAnsi="Times New Roman" w:cs="Times New Roman"/>
          <w:b/>
          <w:sz w:val="28"/>
          <w:szCs w:val="28"/>
          <w:u w:val="single"/>
        </w:rPr>
      </w:pPr>
      <w:r w:rsidRPr="002F3D5A">
        <w:rPr>
          <w:rFonts w:ascii="Times New Roman" w:hAnsi="Times New Roman" w:cs="Times New Roman"/>
          <w:b/>
          <w:noProof/>
          <w:sz w:val="28"/>
          <w:szCs w:val="28"/>
        </w:rPr>
        <w:lastRenderedPageBreak/>
        <mc:AlternateContent>
          <mc:Choice Requires="wps">
            <w:drawing>
              <wp:anchor distT="0" distB="0" distL="114300" distR="114300" simplePos="0" relativeHeight="251669542" behindDoc="0" locked="0" layoutInCell="1" allowOverlap="1" wp14:anchorId="3A38BE87" wp14:editId="62D4E1AA">
                <wp:simplePos x="0" y="0"/>
                <wp:positionH relativeFrom="column">
                  <wp:posOffset>10160</wp:posOffset>
                </wp:positionH>
                <wp:positionV relativeFrom="paragraph">
                  <wp:posOffset>-670475</wp:posOffset>
                </wp:positionV>
                <wp:extent cx="5920105" cy="526415"/>
                <wp:effectExtent l="0" t="0" r="23495" b="26035"/>
                <wp:wrapNone/>
                <wp:docPr id="58475689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B873D" w14:textId="52059D79" w:rsidR="002D397E" w:rsidRPr="002F3D5A" w:rsidRDefault="002D397E"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9E01D1">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A8FFD29" w14:textId="77777777" w:rsidR="002D397E" w:rsidRPr="002F3D5A" w:rsidRDefault="002D397E" w:rsidP="000B5098">
                            <w:pPr>
                              <w:jc w:val="center"/>
                              <w:rPr>
                                <w:rFonts w:ascii="Times New Roman" w:hAnsi="Times New Roman" w:cs="Times New Roman"/>
                                <w:b/>
                                <w:bCs/>
                              </w:rPr>
                            </w:pPr>
                          </w:p>
                          <w:p w14:paraId="30EFEB1B" w14:textId="77777777" w:rsidR="002D397E" w:rsidRPr="002F3D5A" w:rsidRDefault="002D397E"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8BE87" id="_x0000_s1085" style="position:absolute;left:0;text-align:left;margin-left:.8pt;margin-top:-52.8pt;width:466.15pt;height:41.45pt;z-index:2516695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" fillcolor="navy" strokecolor="white [3212]" strokeweight="1pt">
                <v:textbox>
                  <w:txbxContent>
                    <w:p w14:paraId="164B873D" w14:textId="52059D79" w:rsidR="002D397E" w:rsidRPr="002F3D5A" w:rsidRDefault="002D397E"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9E01D1">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A8FFD29" w14:textId="77777777" w:rsidR="002D397E" w:rsidRPr="002F3D5A" w:rsidRDefault="002D397E" w:rsidP="000B5098">
                      <w:pPr>
                        <w:jc w:val="center"/>
                        <w:rPr>
                          <w:rFonts w:ascii="Times New Roman" w:hAnsi="Times New Roman" w:cs="Times New Roman"/>
                          <w:b/>
                          <w:bCs/>
                        </w:rPr>
                      </w:pPr>
                    </w:p>
                    <w:p w14:paraId="30EFEB1B" w14:textId="77777777" w:rsidR="002D397E" w:rsidRPr="002F3D5A" w:rsidRDefault="002D397E" w:rsidP="000B5098">
                      <w:pPr>
                        <w:jc w:val="center"/>
                      </w:pPr>
                    </w:p>
                  </w:txbxContent>
                </v:textbox>
              </v:rect>
            </w:pict>
          </mc:Fallback>
        </mc:AlternateContent>
      </w:r>
      <w:r w:rsidR="00C01AC9">
        <w:rPr>
          <w:noProof/>
        </w:rPr>
        <mc:AlternateContent>
          <mc:Choice Requires="wpg">
            <w:drawing>
              <wp:anchor distT="0" distB="0" distL="114300" distR="114300" simplePos="0" relativeHeight="251667494" behindDoc="0" locked="0" layoutInCell="1" allowOverlap="1" wp14:anchorId="3210A000" wp14:editId="09E9A112">
                <wp:simplePos x="0" y="0"/>
                <wp:positionH relativeFrom="margin">
                  <wp:posOffset>-927735</wp:posOffset>
                </wp:positionH>
                <wp:positionV relativeFrom="paragraph">
                  <wp:posOffset>-881623</wp:posOffset>
                </wp:positionV>
                <wp:extent cx="7759065" cy="10028555"/>
                <wp:effectExtent l="0" t="19050" r="32385" b="29845"/>
                <wp:wrapNone/>
                <wp:docPr id="1701892740" name="Group 82"/>
                <wp:cNvGraphicFramePr/>
                <a:graphic xmlns:a="http://schemas.openxmlformats.org/drawingml/2006/main">
                  <a:graphicData uri="http://schemas.microsoft.com/office/word/2010/wordprocessingGroup">
                    <wpg:wgp>
                      <wpg:cNvGrpSpPr/>
                      <wpg:grpSpPr>
                        <a:xfrm>
                          <a:off x="0" y="0"/>
                          <a:ext cx="7759065" cy="10028555"/>
                          <a:chOff x="0" y="0"/>
                          <a:chExt cx="7759186" cy="10028779"/>
                        </a:xfrm>
                      </wpg:grpSpPr>
                      <wps:wsp>
                        <wps:cNvPr id="1059064961" name="Straight Connector 78"/>
                        <wps:cNvCnPr/>
                        <wps:spPr>
                          <a:xfrm flipV="1">
                            <a:off x="896451" y="0"/>
                            <a:ext cx="0" cy="195565"/>
                          </a:xfrm>
                          <a:prstGeom prst="line">
                            <a:avLst/>
                          </a:prstGeom>
                          <a:ln w="381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wps:wsp>
                        <wps:cNvPr id="1176266081" name="Straight Connector 78"/>
                        <wps:cNvCnPr/>
                        <wps:spPr>
                          <a:xfrm>
                            <a:off x="0" y="449272"/>
                            <a:ext cx="935542" cy="0"/>
                          </a:xfrm>
                          <a:prstGeom prst="line">
                            <a:avLst/>
                          </a:prstGeom>
                          <a:ln w="381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wps:wsp>
                        <wps:cNvPr id="180341721" name="Straight Connector 78"/>
                        <wps:cNvCnPr/>
                        <wps:spPr>
                          <a:xfrm>
                            <a:off x="6823644" y="449272"/>
                            <a:ext cx="935542" cy="0"/>
                          </a:xfrm>
                          <a:prstGeom prst="line">
                            <a:avLst/>
                          </a:prstGeom>
                          <a:ln w="381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wps:wsp>
                        <wps:cNvPr id="444824840" name="Straight Connector 80"/>
                        <wps:cNvCnPr/>
                        <wps:spPr>
                          <a:xfrm>
                            <a:off x="854167" y="9664076"/>
                            <a:ext cx="0" cy="364703"/>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5E9B16B8" id="Group 82" o:spid="_x0000_s1026" style="position:absolute;margin-left:-73.05pt;margin-top:-69.4pt;width:610.95pt;height:789.65pt;z-index:251667494;mso-position-horizontal-relative:margin;mso-height-relative:margin" coordsize="77591,10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">
                <v:line id="Straight Connector 78" o:spid="_x0000_s1027" style="position:absolute;flip:y;visibility:visible;mso-wrap-style:square" from="8964,0" to="8964,1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" strokecolor="#393737 [814]" strokeweight="3pt">
                  <v:stroke joinstyle="miter"/>
                </v:line>
                <v:line id="Straight Connector 78" o:spid="_x0000_s1028" style="position:absolute;visibility:visible;mso-wrap-style:square" from="0,4492" to="9355,4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" strokecolor="#393737 [814]" strokeweight="3pt">
                  <v:stroke joinstyle="miter"/>
                </v:line>
                <v:line id="Straight Connector 78" o:spid="_x0000_s1029" style="position:absolute;visibility:visible;mso-wrap-style:square" from="68236,4492" to="77591,4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" strokecolor="#393737 [814]" strokeweight="3pt">
                  <v:stroke joinstyle="miter"/>
                </v:line>
                <v:line id="Straight Connector 80" o:spid="_x0000_s1030" style="position:absolute;visibility:visible;mso-wrap-style:square" from="8541,96640" to="8541,10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" strokecolor="#4472c4 [3204]" strokeweight="3pt">
                  <v:stroke joinstyle="miter"/>
                </v:line>
                <w10:wrap anchorx="margin"/>
              </v:group>
            </w:pict>
          </mc:Fallback>
        </mc:AlternateContent>
      </w:r>
      <w:r w:rsidR="00B600FE" w:rsidRPr="002F3D5A">
        <w:rPr>
          <w:rFonts w:ascii="Times New Roman" w:hAnsi="Times New Roman" w:cs="Times New Roman"/>
          <w:b/>
          <w:sz w:val="28"/>
          <w:szCs w:val="28"/>
          <w:u w:val="single"/>
        </w:rPr>
        <w:t>ORGANIGRAMME DE L’ENTREPRISE</w:t>
      </w:r>
    </w:p>
    <w:p w14:paraId="2AEE38B4" w14:textId="4F218421" w:rsidR="00B600FE" w:rsidRPr="002F3D5A" w:rsidRDefault="00B600FE" w:rsidP="00B600FE">
      <w:p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b/>
      </w:r>
      <w:r w:rsidRPr="002F3D5A">
        <w:rPr>
          <w:rFonts w:ascii="Times New Roman" w:hAnsi="Times New Roman" w:cs="Times New Roman"/>
          <w:noProof/>
          <w:sz w:val="28"/>
          <w:szCs w:val="28"/>
        </w:rPr>
        <w:drawing>
          <wp:inline distT="0" distB="0" distL="0" distR="0" wp14:anchorId="4ABAE1E4" wp14:editId="45EBD2CA">
            <wp:extent cx="5759450" cy="3054350"/>
            <wp:effectExtent l="0" t="0" r="0" b="0"/>
            <wp:docPr id="18002026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3054350"/>
                    </a:xfrm>
                    <a:prstGeom prst="rect">
                      <a:avLst/>
                    </a:prstGeom>
                    <a:noFill/>
                    <a:ln>
                      <a:noFill/>
                    </a:ln>
                  </pic:spPr>
                </pic:pic>
              </a:graphicData>
            </a:graphic>
          </wp:inline>
        </w:drawing>
      </w:r>
    </w:p>
    <w:p w14:paraId="100229E2" w14:textId="58329839" w:rsidR="00B600FE" w:rsidRPr="002F3D5A" w:rsidRDefault="00B600FE" w:rsidP="00B600FE">
      <w:pPr>
        <w:tabs>
          <w:tab w:val="left" w:pos="932"/>
        </w:tabs>
        <w:jc w:val="both"/>
        <w:rPr>
          <w:rFonts w:ascii="Times New Roman" w:hAnsi="Times New Roman" w:cs="Times New Roman"/>
          <w:b/>
          <w:sz w:val="28"/>
          <w:szCs w:val="28"/>
          <w:u w:val="single"/>
        </w:rPr>
      </w:pPr>
      <w:r w:rsidRPr="002F3D5A">
        <w:rPr>
          <w:rFonts w:ascii="Times New Roman" w:hAnsi="Times New Roman" w:cs="Times New Roman"/>
          <w:b/>
          <w:sz w:val="28"/>
          <w:szCs w:val="28"/>
          <w:u w:val="single"/>
        </w:rPr>
        <w:t>Figure 1 : ORGANIGRAMME HOPITAL LAQUINTINIE DE DOUALA</w:t>
      </w:r>
    </w:p>
    <w:p w14:paraId="3E0D8A6F" w14:textId="2A684506" w:rsidR="00B600FE" w:rsidRPr="002F3D5A" w:rsidRDefault="00B600FE" w:rsidP="00B600FE">
      <w:pPr>
        <w:tabs>
          <w:tab w:val="left" w:pos="932"/>
        </w:tabs>
        <w:jc w:val="both"/>
        <w:rPr>
          <w:rFonts w:ascii="Times New Roman" w:hAnsi="Times New Roman" w:cs="Times New Roman"/>
          <w:sz w:val="28"/>
          <w:szCs w:val="28"/>
        </w:rPr>
      </w:pPr>
    </w:p>
    <w:p w14:paraId="28849B2B" w14:textId="4E5B5778" w:rsidR="00B600FE" w:rsidRPr="002F3D5A" w:rsidRDefault="00B600FE" w:rsidP="00B84CD0">
      <w:pPr>
        <w:numPr>
          <w:ilvl w:val="0"/>
          <w:numId w:val="5"/>
        </w:numPr>
        <w:tabs>
          <w:tab w:val="left" w:pos="932"/>
        </w:tabs>
        <w:jc w:val="both"/>
        <w:rPr>
          <w:rFonts w:ascii="Times New Roman" w:hAnsi="Times New Roman" w:cs="Times New Roman"/>
          <w:b/>
          <w:sz w:val="28"/>
          <w:szCs w:val="28"/>
          <w:u w:val="single"/>
        </w:rPr>
      </w:pPr>
      <w:r w:rsidRPr="002F3D5A">
        <w:rPr>
          <w:rFonts w:ascii="Times New Roman" w:hAnsi="Times New Roman" w:cs="Times New Roman"/>
          <w:b/>
          <w:sz w:val="28"/>
          <w:szCs w:val="28"/>
          <w:u w:val="single"/>
        </w:rPr>
        <w:t>DEROULEMENT DU STAGE</w:t>
      </w:r>
    </w:p>
    <w:p w14:paraId="0241881B" w14:textId="655BFF64" w:rsidR="00B600FE" w:rsidRPr="002F3D5A" w:rsidRDefault="00B600FE" w:rsidP="00B84CD0">
      <w:pPr>
        <w:numPr>
          <w:ilvl w:val="0"/>
          <w:numId w:val="6"/>
        </w:numPr>
        <w:tabs>
          <w:tab w:val="left" w:pos="932"/>
        </w:tabs>
        <w:jc w:val="both"/>
        <w:rPr>
          <w:rFonts w:ascii="Times New Roman" w:hAnsi="Times New Roman" w:cs="Times New Roman"/>
          <w:b/>
          <w:sz w:val="28"/>
          <w:szCs w:val="28"/>
          <w:u w:val="single"/>
        </w:rPr>
      </w:pPr>
      <w:r w:rsidRPr="002F3D5A">
        <w:rPr>
          <w:rFonts w:ascii="Times New Roman" w:hAnsi="Times New Roman" w:cs="Times New Roman"/>
          <w:b/>
          <w:sz w:val="28"/>
          <w:szCs w:val="28"/>
          <w:u w:val="single"/>
        </w:rPr>
        <w:t>ACCUEIL ET ORIENTATION</w:t>
      </w:r>
    </w:p>
    <w:p w14:paraId="5DE80041" w14:textId="361BFEF8" w:rsidR="00BB516E" w:rsidRPr="002F3D5A" w:rsidRDefault="003D3A36" w:rsidP="00AE3563">
      <w:pPr>
        <w:tabs>
          <w:tab w:val="left" w:pos="1440"/>
        </w:tabs>
        <w:spacing w:line="360" w:lineRule="auto"/>
        <w:ind w:left="360" w:firstLine="360"/>
        <w:jc w:val="both"/>
        <w:rPr>
          <w:rFonts w:ascii="Times New Roman" w:hAnsi="Times New Roman" w:cs="Times New Roman"/>
        </w:rPr>
      </w:pPr>
      <w:r w:rsidRPr="002F3D5A">
        <w:rPr>
          <w:rFonts w:ascii="Times New Roman" w:hAnsi="Times New Roman" w:cs="Times New Roman"/>
          <w:b/>
          <w:bCs/>
          <w:noProof/>
        </w:rPr>
        <mc:AlternateContent>
          <mc:Choice Requires="wpg">
            <w:drawing>
              <wp:anchor distT="0" distB="0" distL="114300" distR="114300" simplePos="0" relativeHeight="251608081" behindDoc="0" locked="0" layoutInCell="1" allowOverlap="1" wp14:anchorId="1137EA51" wp14:editId="53F7D3D6">
                <wp:simplePos x="0" y="0"/>
                <wp:positionH relativeFrom="column">
                  <wp:posOffset>-97790</wp:posOffset>
                </wp:positionH>
                <wp:positionV relativeFrom="paragraph">
                  <wp:posOffset>5858510</wp:posOffset>
                </wp:positionV>
                <wp:extent cx="6024245" cy="352425"/>
                <wp:effectExtent l="0" t="19050" r="14605" b="28575"/>
                <wp:wrapNone/>
                <wp:docPr id="191360326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96788670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0DCD" w14:textId="77777777" w:rsidR="003D3A36" w:rsidRPr="002F3D5A" w:rsidRDefault="003D3A36"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Rédigé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95962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254116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893C59" w14:textId="40ABA31A" w:rsidR="003D3A36" w:rsidRPr="002F3D5A" w:rsidRDefault="00F476D0"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37EA51" id="_x0000_s1086" style="position:absolute;left:0;text-align:left;margin-left:-7.7pt;margin-top:461.3pt;width:474.35pt;height:27.75pt;z-index:251608081"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">
                <v:rect id="Rectangle 7" o:spid="_x0000_s108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" filled="f" strokecolor="white [3212]" strokeweight="1pt">
                  <v:textbox>
                    <w:txbxContent>
                      <w:p w14:paraId="4C020DCD" w14:textId="77777777" w:rsidR="003D3A36" w:rsidRPr="002F3D5A" w:rsidRDefault="003D3A36"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Rédigé et présenté par TCHUISSEU NOUKUI PRINCE DERLICH</w:t>
                        </w:r>
                      </w:p>
                    </w:txbxContent>
                  </v:textbox>
                </v:rect>
                <v:line id="Straight Connector 8" o:spid="_x0000_s108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" strokecolor="black [3213]" strokeweight="2.25pt">
                  <v:stroke joinstyle="miter"/>
                </v:line>
                <v:rect id="Rectangle 9" o:spid="_x0000_s108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" fillcolor="black [3213]" strokecolor="black [3213]" strokeweight="1pt">
                  <v:textbox>
                    <w:txbxContent>
                      <w:p w14:paraId="54893C59" w14:textId="40ABA31A" w:rsidR="003D3A36" w:rsidRPr="002F3D5A" w:rsidRDefault="00F476D0"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v:textbox>
                </v:rect>
              </v:group>
            </w:pict>
          </mc:Fallback>
        </mc:AlternateContent>
      </w:r>
      <w:r w:rsidR="00BB516E" w:rsidRPr="002F3D5A">
        <w:rPr>
          <w:rFonts w:ascii="Times New Roman" w:hAnsi="Times New Roman" w:cs="Times New Roman"/>
        </w:rPr>
        <w:t>Le premier jour dans l’enceinte d</w:t>
      </w:r>
      <w:r w:rsidR="00AE3563" w:rsidRPr="002F3D5A">
        <w:rPr>
          <w:rFonts w:ascii="Times New Roman" w:hAnsi="Times New Roman" w:cs="Times New Roman"/>
        </w:rPr>
        <w:t>u service</w:t>
      </w:r>
      <w:r w:rsidR="00BB516E" w:rsidRPr="002F3D5A">
        <w:rPr>
          <w:rFonts w:ascii="Times New Roman" w:hAnsi="Times New Roman" w:cs="Times New Roman"/>
        </w:rPr>
        <w:t xml:space="preserve">, j’ai été accueilli par </w:t>
      </w:r>
      <w:r w:rsidR="00AE3563" w:rsidRPr="002F3D5A">
        <w:rPr>
          <w:rFonts w:ascii="Times New Roman" w:hAnsi="Times New Roman" w:cs="Times New Roman"/>
          <w:b/>
        </w:rPr>
        <w:t>Mr</w:t>
      </w:r>
      <w:r w:rsidR="00BB516E" w:rsidRPr="002F3D5A">
        <w:rPr>
          <w:rFonts w:ascii="Times New Roman" w:hAnsi="Times New Roman" w:cs="Times New Roman"/>
          <w:b/>
        </w:rPr>
        <w:t xml:space="preserve"> MABOA ADY </w:t>
      </w:r>
      <w:r w:rsidR="00BB516E" w:rsidRPr="002F3D5A">
        <w:rPr>
          <w:rFonts w:ascii="Times New Roman" w:hAnsi="Times New Roman" w:cs="Times New Roman"/>
        </w:rPr>
        <w:t xml:space="preserve">qui sera mon encadreur professionnel. Qui par la suite me présenta à </w:t>
      </w:r>
      <w:r w:rsidR="00AE3563" w:rsidRPr="002F3D5A">
        <w:rPr>
          <w:rFonts w:ascii="Times New Roman" w:hAnsi="Times New Roman" w:cs="Times New Roman"/>
          <w:b/>
        </w:rPr>
        <w:t>Mr</w:t>
      </w:r>
      <w:r w:rsidR="00BB516E" w:rsidRPr="002F3D5A">
        <w:rPr>
          <w:rFonts w:ascii="Times New Roman" w:hAnsi="Times New Roman" w:cs="Times New Roman"/>
          <w:b/>
        </w:rPr>
        <w:t xml:space="preserve"> NGUELLE</w:t>
      </w:r>
      <w:r w:rsidR="00BB516E" w:rsidRPr="002F3D5A">
        <w:rPr>
          <w:rFonts w:ascii="Times New Roman" w:hAnsi="Times New Roman" w:cs="Times New Roman"/>
        </w:rPr>
        <w:t>, responsable de la cellule informatique.</w:t>
      </w:r>
    </w:p>
    <w:p w14:paraId="40930607" w14:textId="663D5770" w:rsidR="005C6879" w:rsidRPr="002F3D5A" w:rsidRDefault="00BB516E" w:rsidP="00CD535F">
      <w:pPr>
        <w:tabs>
          <w:tab w:val="left" w:pos="1440"/>
        </w:tabs>
        <w:spacing w:line="360" w:lineRule="auto"/>
        <w:ind w:left="360"/>
        <w:jc w:val="both"/>
        <w:rPr>
          <w:rFonts w:ascii="Times New Roman" w:hAnsi="Times New Roman" w:cs="Times New Roman"/>
        </w:rPr>
      </w:pPr>
      <w:r w:rsidRPr="002F3D5A">
        <w:rPr>
          <w:rFonts w:ascii="Times New Roman" w:hAnsi="Times New Roman" w:cs="Times New Roman"/>
        </w:rPr>
        <w:t xml:space="preserve">            Après une légère prise de contact, ce dernier m’a présenté aux autres membres de la cellule informatique.</w:t>
      </w:r>
    </w:p>
    <w:p w14:paraId="1719DAE3" w14:textId="39613E5C" w:rsidR="00BB516E" w:rsidRPr="002F3D5A" w:rsidRDefault="00BB516E" w:rsidP="00B84CD0">
      <w:pPr>
        <w:pStyle w:val="ListParagraph"/>
        <w:numPr>
          <w:ilvl w:val="0"/>
          <w:numId w:val="6"/>
        </w:numPr>
        <w:tabs>
          <w:tab w:val="left" w:pos="1440"/>
        </w:tabs>
        <w:spacing w:line="360" w:lineRule="auto"/>
        <w:jc w:val="both"/>
        <w:rPr>
          <w:rFonts w:ascii="Times New Roman" w:hAnsi="Times New Roman" w:cs="Times New Roman"/>
          <w:b/>
          <w:sz w:val="26"/>
          <w:szCs w:val="26"/>
          <w:u w:val="single"/>
        </w:rPr>
      </w:pPr>
      <w:r w:rsidRPr="002F3D5A">
        <w:rPr>
          <w:rFonts w:ascii="Times New Roman" w:hAnsi="Times New Roman" w:cs="Times New Roman"/>
          <w:b/>
          <w:sz w:val="26"/>
          <w:szCs w:val="26"/>
          <w:u w:val="single"/>
        </w:rPr>
        <w:t>ACTIVITES MENEES PENDANT LE STAGE</w:t>
      </w:r>
    </w:p>
    <w:p w14:paraId="295B749C" w14:textId="7EBC5A62" w:rsidR="005136B7" w:rsidRPr="002F3D5A" w:rsidRDefault="002D397E" w:rsidP="005136B7">
      <w:pPr>
        <w:tabs>
          <w:tab w:val="left" w:pos="932"/>
        </w:tabs>
        <w:ind w:left="720"/>
        <w:jc w:val="both"/>
        <w:rPr>
          <w:rFonts w:ascii="Times New Roman" w:hAnsi="Times New Roman" w:cs="Times New Roman"/>
          <w:sz w:val="28"/>
          <w:szCs w:val="28"/>
        </w:rPr>
      </w:pPr>
      <w:r w:rsidRPr="002F3D5A">
        <w:rPr>
          <w:rFonts w:ascii="Times New Roman" w:hAnsi="Times New Roman" w:cs="Times New Roman"/>
          <w:noProof/>
        </w:rPr>
        <mc:AlternateContent>
          <mc:Choice Requires="wpg">
            <w:drawing>
              <wp:anchor distT="0" distB="0" distL="114300" distR="114300" simplePos="0" relativeHeight="251670566" behindDoc="0" locked="0" layoutInCell="1" allowOverlap="1" wp14:anchorId="3D73D0F6" wp14:editId="1BE22475">
                <wp:simplePos x="0" y="0"/>
                <wp:positionH relativeFrom="margin">
                  <wp:posOffset>-92281</wp:posOffset>
                </wp:positionH>
                <wp:positionV relativeFrom="paragraph">
                  <wp:posOffset>1485265</wp:posOffset>
                </wp:positionV>
                <wp:extent cx="6024245" cy="352425"/>
                <wp:effectExtent l="0" t="19050" r="14605" b="28575"/>
                <wp:wrapNone/>
                <wp:docPr id="1180597055"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61143189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B4325" w14:textId="77777777" w:rsidR="002D397E" w:rsidRPr="002F3D5A" w:rsidRDefault="002D397E"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17586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48526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EBE890" w14:textId="1CC2052B" w:rsidR="002D397E" w:rsidRPr="009E01D1" w:rsidRDefault="009E01D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D73D0F6" id="_x0000_s1090" style="position:absolute;left:0;text-align:left;margin-left:-7.25pt;margin-top:116.95pt;width:474.35pt;height:27.75pt;z-index:251670566;mso-position-horizontal-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">
                <v:rect id="Rectangle 7" o:spid="_x0000_s1091"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" filled="f" strokecolor="white [3212]" strokeweight="1pt">
                  <v:textbox>
                    <w:txbxContent>
                      <w:p w14:paraId="7F1B4325" w14:textId="77777777" w:rsidR="002D397E" w:rsidRPr="002F3D5A" w:rsidRDefault="002D397E"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92"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" strokecolor="black [3213]" strokeweight="2.25pt">
                  <v:stroke joinstyle="miter"/>
                </v:line>
                <v:rect id="Rectangle 9" o:spid="_x0000_s1093"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" fillcolor="black [3213]" strokecolor="black [3213]" strokeweight="1pt">
                  <v:textbox>
                    <w:txbxContent>
                      <w:p w14:paraId="53EBE890" w14:textId="1CC2052B" w:rsidR="002D397E" w:rsidRPr="009E01D1" w:rsidRDefault="009E01D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xbxContent>
                  </v:textbox>
                </v:rect>
                <w10:wrap anchorx="margin"/>
              </v:group>
            </w:pict>
          </mc:Fallback>
        </mc:AlternateContent>
      </w:r>
      <w:r w:rsidR="005136B7" w:rsidRPr="002F3D5A">
        <w:rPr>
          <w:rFonts w:ascii="Times New Roman" w:hAnsi="Times New Roman" w:cs="Times New Roman"/>
          <w:sz w:val="28"/>
          <w:szCs w:val="28"/>
        </w:rPr>
        <w:tab/>
      </w:r>
      <w:r w:rsidR="005136B7" w:rsidRPr="002F3D5A">
        <w:rPr>
          <w:rFonts w:ascii="Times New Roman" w:hAnsi="Times New Roman" w:cs="Times New Roman"/>
          <w:sz w:val="28"/>
          <w:szCs w:val="28"/>
        </w:rPr>
        <w:tab/>
        <w:t xml:space="preserve">Ma présence à l’hôpital </w:t>
      </w:r>
      <w:proofErr w:type="spellStart"/>
      <w:r w:rsidR="00755BD1" w:rsidRPr="002F3D5A">
        <w:rPr>
          <w:rFonts w:ascii="Times New Roman" w:hAnsi="Times New Roman" w:cs="Times New Roman"/>
          <w:sz w:val="28"/>
          <w:szCs w:val="28"/>
        </w:rPr>
        <w:t>Laquintinie</w:t>
      </w:r>
      <w:proofErr w:type="spellEnd"/>
      <w:r w:rsidR="005136B7" w:rsidRPr="002F3D5A">
        <w:rPr>
          <w:rFonts w:ascii="Times New Roman" w:hAnsi="Times New Roman" w:cs="Times New Roman"/>
          <w:sz w:val="28"/>
          <w:szCs w:val="28"/>
        </w:rPr>
        <w:t xml:space="preserve"> a plus été orientée sur la formation pratique afin de nous confronter aux réalités des attentes de la vie en ce qui concerne les technologies. Les activités menées sont :</w:t>
      </w:r>
    </w:p>
    <w:p w14:paraId="34954A22" w14:textId="4FB433D6" w:rsidR="005136B7" w:rsidRPr="002F3D5A" w:rsidRDefault="005F39A8" w:rsidP="00B84CD0">
      <w:pPr>
        <w:numPr>
          <w:ilvl w:val="0"/>
          <w:numId w:val="7"/>
        </w:numPr>
        <w:tabs>
          <w:tab w:val="left" w:pos="932"/>
        </w:tabs>
        <w:jc w:val="both"/>
        <w:rPr>
          <w:rFonts w:ascii="Times New Roman" w:hAnsi="Times New Roman" w:cs="Times New Roman"/>
          <w:sz w:val="28"/>
          <w:szCs w:val="28"/>
        </w:rPr>
      </w:pPr>
      <w:r w:rsidRPr="002F3D5A">
        <w:rPr>
          <w:rFonts w:ascii="Times New Roman" w:hAnsi="Times New Roman" w:cs="Times New Roman"/>
          <w:b/>
          <w:noProof/>
          <w:sz w:val="28"/>
          <w:szCs w:val="28"/>
        </w:rPr>
        <w:lastRenderedPageBreak/>
        <mc:AlternateContent>
          <mc:Choice Requires="wps">
            <w:drawing>
              <wp:anchor distT="0" distB="0" distL="114300" distR="114300" simplePos="0" relativeHeight="251672614" behindDoc="0" locked="0" layoutInCell="1" allowOverlap="1" wp14:anchorId="3B35574C" wp14:editId="4D9D4CFB">
                <wp:simplePos x="0" y="0"/>
                <wp:positionH relativeFrom="column">
                  <wp:posOffset>10160</wp:posOffset>
                </wp:positionH>
                <wp:positionV relativeFrom="paragraph">
                  <wp:posOffset>-664500</wp:posOffset>
                </wp:positionV>
                <wp:extent cx="5920105" cy="526415"/>
                <wp:effectExtent l="0" t="0" r="23495" b="26035"/>
                <wp:wrapNone/>
                <wp:docPr id="766250428"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13E41" w14:textId="77777777" w:rsidR="005F39A8" w:rsidRPr="002F3D5A" w:rsidRDefault="005F39A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5B3E2E29" w14:textId="77777777" w:rsidR="005F39A8" w:rsidRPr="002F3D5A" w:rsidRDefault="005F39A8" w:rsidP="000B5098">
                            <w:pPr>
                              <w:jc w:val="center"/>
                              <w:rPr>
                                <w:rFonts w:ascii="Times New Roman" w:hAnsi="Times New Roman" w:cs="Times New Roman"/>
                                <w:b/>
                                <w:bCs/>
                              </w:rPr>
                            </w:pPr>
                          </w:p>
                          <w:p w14:paraId="7B7DBFF8" w14:textId="77777777" w:rsidR="005F39A8" w:rsidRPr="002F3D5A" w:rsidRDefault="005F39A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35574C" id="_x0000_s1094" style="position:absolute;left:0;text-align:left;margin-left:.8pt;margin-top:-52.3pt;width:466.15pt;height:41.45pt;z-index:2516726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" fillcolor="navy" strokecolor="white [3212]" strokeweight="1pt">
                <v:textbox>
                  <w:txbxContent>
                    <w:p w14:paraId="4A813E41" w14:textId="77777777" w:rsidR="005F39A8" w:rsidRPr="002F3D5A" w:rsidRDefault="005F39A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5B3E2E29" w14:textId="77777777" w:rsidR="005F39A8" w:rsidRPr="002F3D5A" w:rsidRDefault="005F39A8" w:rsidP="000B5098">
                      <w:pPr>
                        <w:jc w:val="center"/>
                        <w:rPr>
                          <w:rFonts w:ascii="Times New Roman" w:hAnsi="Times New Roman" w:cs="Times New Roman"/>
                          <w:b/>
                          <w:bCs/>
                        </w:rPr>
                      </w:pPr>
                    </w:p>
                    <w:p w14:paraId="7B7DBFF8" w14:textId="77777777" w:rsidR="005F39A8" w:rsidRPr="002F3D5A" w:rsidRDefault="005F39A8" w:rsidP="000B5098">
                      <w:pPr>
                        <w:jc w:val="center"/>
                      </w:pPr>
                    </w:p>
                  </w:txbxContent>
                </v:textbox>
              </v:rect>
            </w:pict>
          </mc:Fallback>
        </mc:AlternateContent>
      </w:r>
      <w:r w:rsidR="005136B7" w:rsidRPr="002F3D5A">
        <w:rPr>
          <w:rFonts w:ascii="Times New Roman" w:hAnsi="Times New Roman" w:cs="Times New Roman"/>
          <w:sz w:val="28"/>
          <w:szCs w:val="28"/>
        </w:rPr>
        <w:t xml:space="preserve">Au cours des </w:t>
      </w:r>
      <w:r w:rsidR="004A5F4F">
        <w:rPr>
          <w:rFonts w:ascii="Times New Roman" w:hAnsi="Times New Roman" w:cs="Times New Roman"/>
          <w:sz w:val="28"/>
          <w:szCs w:val="28"/>
        </w:rPr>
        <w:t>deux</w:t>
      </w:r>
      <w:r w:rsidR="005136B7" w:rsidRPr="002F3D5A">
        <w:rPr>
          <w:rFonts w:ascii="Times New Roman" w:hAnsi="Times New Roman" w:cs="Times New Roman"/>
          <w:sz w:val="28"/>
          <w:szCs w:val="28"/>
        </w:rPr>
        <w:t xml:space="preserve"> premières semaines, nous avons découvert les services de l'hôpital et appris des compétences en maintenance informatique (tels que les différents composants d’une unité centrale, le </w:t>
      </w:r>
      <w:proofErr w:type="spellStart"/>
      <w:r w:rsidR="005136B7" w:rsidRPr="002F3D5A">
        <w:rPr>
          <w:rFonts w:ascii="Times New Roman" w:hAnsi="Times New Roman" w:cs="Times New Roman"/>
          <w:sz w:val="28"/>
          <w:szCs w:val="28"/>
        </w:rPr>
        <w:t>bootage</w:t>
      </w:r>
      <w:proofErr w:type="spellEnd"/>
      <w:r w:rsidR="005136B7" w:rsidRPr="002F3D5A">
        <w:rPr>
          <w:rFonts w:ascii="Times New Roman" w:hAnsi="Times New Roman" w:cs="Times New Roman"/>
          <w:sz w:val="28"/>
          <w:szCs w:val="28"/>
        </w:rPr>
        <w:t xml:space="preserve"> d’une clé USB, </w:t>
      </w:r>
      <w:r w:rsidR="00493F11" w:rsidRPr="002F3D5A">
        <w:rPr>
          <w:rFonts w:ascii="Times New Roman" w:hAnsi="Times New Roman" w:cs="Times New Roman"/>
          <w:sz w:val="28"/>
          <w:szCs w:val="28"/>
        </w:rPr>
        <w:t xml:space="preserve">l’installation d’un système d’exploitation sur un disque dur, </w:t>
      </w:r>
      <w:r w:rsidR="005136B7" w:rsidRPr="002F3D5A">
        <w:rPr>
          <w:rFonts w:ascii="Times New Roman" w:hAnsi="Times New Roman" w:cs="Times New Roman"/>
          <w:sz w:val="28"/>
          <w:szCs w:val="28"/>
        </w:rPr>
        <w:t>la partition d’un disque etc…)</w:t>
      </w:r>
      <w:r w:rsidR="009B3AEA" w:rsidRPr="002F3D5A">
        <w:rPr>
          <w:rFonts w:ascii="Times New Roman" w:hAnsi="Times New Roman" w:cs="Times New Roman"/>
          <w:sz w:val="28"/>
          <w:szCs w:val="28"/>
        </w:rPr>
        <w:t>,</w:t>
      </w:r>
      <w:r w:rsidR="005136B7" w:rsidRPr="002F3D5A">
        <w:rPr>
          <w:rFonts w:ascii="Times New Roman" w:hAnsi="Times New Roman" w:cs="Times New Roman"/>
          <w:sz w:val="28"/>
          <w:szCs w:val="28"/>
        </w:rPr>
        <w:t xml:space="preserve"> réseau informatique (l’utilisation de Cisco </w:t>
      </w:r>
      <w:proofErr w:type="spellStart"/>
      <w:r w:rsidR="005136B7" w:rsidRPr="002F3D5A">
        <w:rPr>
          <w:rFonts w:ascii="Times New Roman" w:hAnsi="Times New Roman" w:cs="Times New Roman"/>
          <w:sz w:val="28"/>
          <w:szCs w:val="28"/>
        </w:rPr>
        <w:t>packet</w:t>
      </w:r>
      <w:proofErr w:type="spellEnd"/>
      <w:r w:rsidR="005136B7" w:rsidRPr="002F3D5A">
        <w:rPr>
          <w:rFonts w:ascii="Times New Roman" w:hAnsi="Times New Roman" w:cs="Times New Roman"/>
          <w:sz w:val="28"/>
          <w:szCs w:val="28"/>
        </w:rPr>
        <w:t xml:space="preserve"> tracer pour les simulations réseaux</w:t>
      </w:r>
      <w:r w:rsidR="00493F11" w:rsidRPr="002F3D5A">
        <w:rPr>
          <w:rFonts w:ascii="Times New Roman" w:hAnsi="Times New Roman" w:cs="Times New Roman"/>
          <w:sz w:val="28"/>
          <w:szCs w:val="28"/>
        </w:rPr>
        <w:t>, mettre une l’imprimante</w:t>
      </w:r>
      <w:r w:rsidR="009B3AEA" w:rsidRPr="002F3D5A">
        <w:rPr>
          <w:rFonts w:ascii="Times New Roman" w:hAnsi="Times New Roman" w:cs="Times New Roman"/>
          <w:sz w:val="28"/>
          <w:szCs w:val="28"/>
        </w:rPr>
        <w:t xml:space="preserve"> en réseau</w:t>
      </w:r>
      <w:r w:rsidR="00F833B3" w:rsidRPr="002F3D5A">
        <w:rPr>
          <w:rFonts w:ascii="Times New Roman" w:hAnsi="Times New Roman" w:cs="Times New Roman"/>
          <w:sz w:val="28"/>
          <w:szCs w:val="28"/>
        </w:rPr>
        <w:t xml:space="preserve">, le </w:t>
      </w:r>
      <w:proofErr w:type="spellStart"/>
      <w:r w:rsidR="00F833B3" w:rsidRPr="002F3D5A">
        <w:rPr>
          <w:rFonts w:ascii="Times New Roman" w:hAnsi="Times New Roman" w:cs="Times New Roman"/>
          <w:sz w:val="28"/>
          <w:szCs w:val="28"/>
        </w:rPr>
        <w:t>certicage</w:t>
      </w:r>
      <w:proofErr w:type="spellEnd"/>
      <w:r w:rsidR="00F833B3" w:rsidRPr="002F3D5A">
        <w:rPr>
          <w:rFonts w:ascii="Times New Roman" w:hAnsi="Times New Roman" w:cs="Times New Roman"/>
          <w:sz w:val="28"/>
          <w:szCs w:val="28"/>
        </w:rPr>
        <w:t xml:space="preserve"> d’un câble réseau</w:t>
      </w:r>
      <w:r w:rsidR="005136B7" w:rsidRPr="002F3D5A">
        <w:rPr>
          <w:rFonts w:ascii="Times New Roman" w:hAnsi="Times New Roman" w:cs="Times New Roman"/>
          <w:sz w:val="28"/>
          <w:szCs w:val="28"/>
        </w:rPr>
        <w:t xml:space="preserve"> etc..) pour résoudre des problèmes techniques tels que les pannes de réseau</w:t>
      </w:r>
      <w:r w:rsidR="00F833B3" w:rsidRPr="002F3D5A">
        <w:rPr>
          <w:rFonts w:ascii="Times New Roman" w:hAnsi="Times New Roman" w:cs="Times New Roman"/>
          <w:sz w:val="28"/>
          <w:szCs w:val="28"/>
        </w:rPr>
        <w:t>,</w:t>
      </w:r>
      <w:r w:rsidR="005136B7" w:rsidRPr="002F3D5A">
        <w:rPr>
          <w:rFonts w:ascii="Times New Roman" w:hAnsi="Times New Roman" w:cs="Times New Roman"/>
          <w:sz w:val="28"/>
          <w:szCs w:val="28"/>
        </w:rPr>
        <w:t xml:space="preserve"> l'installation d</w:t>
      </w:r>
      <w:r w:rsidR="00F833B3" w:rsidRPr="002F3D5A">
        <w:rPr>
          <w:rFonts w:ascii="Times New Roman" w:hAnsi="Times New Roman" w:cs="Times New Roman"/>
          <w:sz w:val="28"/>
          <w:szCs w:val="28"/>
        </w:rPr>
        <w:t>’un</w:t>
      </w:r>
      <w:r w:rsidR="005136B7" w:rsidRPr="002F3D5A">
        <w:rPr>
          <w:rFonts w:ascii="Times New Roman" w:hAnsi="Times New Roman" w:cs="Times New Roman"/>
          <w:sz w:val="28"/>
          <w:szCs w:val="28"/>
        </w:rPr>
        <w:t>e machine, etc…</w:t>
      </w:r>
      <w:r w:rsidR="009B3AEA" w:rsidRPr="002F3D5A">
        <w:rPr>
          <w:rFonts w:ascii="Times New Roman" w:hAnsi="Times New Roman" w:cs="Times New Roman"/>
          <w:sz w:val="28"/>
          <w:szCs w:val="28"/>
        </w:rPr>
        <w:t xml:space="preserve"> ainsi qu’en </w:t>
      </w:r>
      <w:r w:rsidR="008900B7" w:rsidRPr="002F3D5A">
        <w:rPr>
          <w:rFonts w:ascii="Times New Roman" w:hAnsi="Times New Roman" w:cs="Times New Roman"/>
          <w:sz w:val="28"/>
          <w:szCs w:val="28"/>
        </w:rPr>
        <w:t>développement</w:t>
      </w:r>
      <w:r w:rsidR="00C163E0" w:rsidRPr="002F3D5A">
        <w:rPr>
          <w:rFonts w:ascii="Times New Roman" w:hAnsi="Times New Roman" w:cs="Times New Roman"/>
          <w:sz w:val="28"/>
          <w:szCs w:val="28"/>
        </w:rPr>
        <w:t xml:space="preserve"> web (introduction au </w:t>
      </w:r>
      <w:proofErr w:type="spellStart"/>
      <w:r w:rsidR="00C163E0" w:rsidRPr="002F3D5A">
        <w:rPr>
          <w:rFonts w:ascii="Times New Roman" w:hAnsi="Times New Roman" w:cs="Times New Roman"/>
          <w:sz w:val="28"/>
          <w:szCs w:val="28"/>
        </w:rPr>
        <w:t>framework</w:t>
      </w:r>
      <w:proofErr w:type="spellEnd"/>
      <w:r w:rsidR="00C163E0" w:rsidRPr="002F3D5A">
        <w:rPr>
          <w:rFonts w:ascii="Times New Roman" w:hAnsi="Times New Roman" w:cs="Times New Roman"/>
          <w:sz w:val="28"/>
          <w:szCs w:val="28"/>
        </w:rPr>
        <w:t xml:space="preserve"> </w:t>
      </w:r>
      <w:proofErr w:type="spellStart"/>
      <w:r w:rsidR="00C163E0" w:rsidRPr="002F3D5A">
        <w:rPr>
          <w:rFonts w:ascii="Times New Roman" w:hAnsi="Times New Roman" w:cs="Times New Roman"/>
          <w:sz w:val="28"/>
          <w:szCs w:val="28"/>
        </w:rPr>
        <w:t>Laravel</w:t>
      </w:r>
      <w:proofErr w:type="spellEnd"/>
      <w:r w:rsidR="00C163E0" w:rsidRPr="002F3D5A">
        <w:rPr>
          <w:rFonts w:ascii="Times New Roman" w:hAnsi="Times New Roman" w:cs="Times New Roman"/>
          <w:sz w:val="28"/>
          <w:szCs w:val="28"/>
        </w:rPr>
        <w:t>(PHP) etc…)</w:t>
      </w:r>
    </w:p>
    <w:p w14:paraId="5E49BC70" w14:textId="60DED81D" w:rsidR="005136B7" w:rsidRPr="002F3D5A" w:rsidRDefault="005136B7" w:rsidP="00B84CD0">
      <w:pPr>
        <w:numPr>
          <w:ilvl w:val="0"/>
          <w:numId w:val="7"/>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La </w:t>
      </w:r>
      <w:r w:rsidR="004A5F4F">
        <w:rPr>
          <w:rFonts w:ascii="Times New Roman" w:hAnsi="Times New Roman" w:cs="Times New Roman"/>
          <w:sz w:val="28"/>
          <w:szCs w:val="28"/>
        </w:rPr>
        <w:t>troisième</w:t>
      </w:r>
      <w:r w:rsidRPr="002F3D5A">
        <w:rPr>
          <w:rFonts w:ascii="Times New Roman" w:hAnsi="Times New Roman" w:cs="Times New Roman"/>
          <w:sz w:val="28"/>
          <w:szCs w:val="28"/>
        </w:rPr>
        <w:t xml:space="preserve"> semaine, mon encadreur m’a attribué un thème de stage qui porte sur</w:t>
      </w:r>
      <w:r w:rsidR="008900B7" w:rsidRPr="002F3D5A">
        <w:rPr>
          <w:rFonts w:ascii="Times New Roman" w:hAnsi="Times New Roman" w:cs="Times New Roman"/>
          <w:b/>
          <w:sz w:val="28"/>
          <w:szCs w:val="28"/>
        </w:rPr>
        <w:t xml:space="preserve"> </w:t>
      </w:r>
      <w:r w:rsidR="008900B7" w:rsidRPr="002F3D5A">
        <w:rPr>
          <w:rFonts w:ascii="Times New Roman" w:hAnsi="Times New Roman" w:cs="Times New Roman"/>
          <w:bCs/>
          <w:sz w:val="28"/>
          <w:szCs w:val="28"/>
        </w:rPr>
        <w:t>mise en place d'un</w:t>
      </w:r>
      <w:r w:rsidR="00C430B4" w:rsidRPr="002F3D5A">
        <w:rPr>
          <w:rFonts w:ascii="Times New Roman" w:hAnsi="Times New Roman" w:cs="Times New Roman"/>
          <w:bCs/>
          <w:sz w:val="28"/>
          <w:szCs w:val="28"/>
        </w:rPr>
        <w:t xml:space="preserve">e </w:t>
      </w:r>
      <w:r w:rsidR="00C430B4" w:rsidRPr="002F3D5A">
        <w:rPr>
          <w:rFonts w:ascii="Times New Roman" w:hAnsi="Times New Roman" w:cs="Times New Roman"/>
          <w:sz w:val="28"/>
          <w:szCs w:val="28"/>
        </w:rPr>
        <w:t xml:space="preserve">application </w:t>
      </w:r>
      <w:r w:rsidR="008900B7" w:rsidRPr="002F3D5A">
        <w:rPr>
          <w:rFonts w:ascii="Times New Roman" w:hAnsi="Times New Roman" w:cs="Times New Roman"/>
          <w:bCs/>
          <w:sz w:val="28"/>
          <w:szCs w:val="28"/>
        </w:rPr>
        <w:t>web pour la gestion et le suivi des stocks d</w:t>
      </w:r>
      <w:r w:rsidR="000C55BF">
        <w:rPr>
          <w:rFonts w:ascii="Times New Roman" w:hAnsi="Times New Roman" w:cs="Times New Roman"/>
          <w:bCs/>
          <w:sz w:val="28"/>
          <w:szCs w:val="28"/>
        </w:rPr>
        <w:t>ans une</w:t>
      </w:r>
      <w:r w:rsidR="008900B7" w:rsidRPr="002F3D5A">
        <w:rPr>
          <w:rFonts w:ascii="Times New Roman" w:hAnsi="Times New Roman" w:cs="Times New Roman"/>
          <w:bCs/>
          <w:sz w:val="28"/>
          <w:szCs w:val="28"/>
        </w:rPr>
        <w:t xml:space="preserve"> pharmacie hospitalière</w:t>
      </w:r>
      <w:r w:rsidRPr="002F3D5A">
        <w:rPr>
          <w:rFonts w:ascii="Times New Roman" w:hAnsi="Times New Roman" w:cs="Times New Roman"/>
          <w:bCs/>
          <w:sz w:val="28"/>
          <w:szCs w:val="28"/>
        </w:rPr>
        <w:t>.</w:t>
      </w:r>
    </w:p>
    <w:p w14:paraId="4DCEF678" w14:textId="3995CF80" w:rsidR="005136B7" w:rsidRPr="002F3D5A" w:rsidRDefault="0036763E" w:rsidP="00B84CD0">
      <w:pPr>
        <w:numPr>
          <w:ilvl w:val="0"/>
          <w:numId w:val="7"/>
        </w:numPr>
        <w:tabs>
          <w:tab w:val="left" w:pos="932"/>
        </w:tabs>
        <w:jc w:val="both"/>
        <w:rPr>
          <w:rFonts w:ascii="Times New Roman" w:hAnsi="Times New Roman" w:cs="Times New Roman"/>
          <w:sz w:val="28"/>
          <w:szCs w:val="28"/>
        </w:rPr>
      </w:pPr>
      <w:r>
        <w:rPr>
          <w:rFonts w:ascii="Times New Roman" w:hAnsi="Times New Roman" w:cs="Times New Roman"/>
          <w:sz w:val="28"/>
          <w:szCs w:val="28"/>
        </w:rPr>
        <w:t xml:space="preserve">Le </w:t>
      </w:r>
      <w:r w:rsidR="00935FBB">
        <w:rPr>
          <w:rFonts w:ascii="Times New Roman" w:hAnsi="Times New Roman" w:cs="Times New Roman"/>
          <w:sz w:val="28"/>
          <w:szCs w:val="28"/>
        </w:rPr>
        <w:t>reste</w:t>
      </w:r>
      <w:r>
        <w:rPr>
          <w:rFonts w:ascii="Times New Roman" w:hAnsi="Times New Roman" w:cs="Times New Roman"/>
          <w:sz w:val="28"/>
          <w:szCs w:val="28"/>
        </w:rPr>
        <w:t xml:space="preserve"> </w:t>
      </w:r>
      <w:r w:rsidR="00784E66">
        <w:rPr>
          <w:rFonts w:ascii="Times New Roman" w:hAnsi="Times New Roman" w:cs="Times New Roman"/>
          <w:sz w:val="28"/>
          <w:szCs w:val="28"/>
        </w:rPr>
        <w:t xml:space="preserve">des </w:t>
      </w:r>
      <w:r w:rsidR="005136B7" w:rsidRPr="002F3D5A">
        <w:rPr>
          <w:rFonts w:ascii="Times New Roman" w:hAnsi="Times New Roman" w:cs="Times New Roman"/>
          <w:sz w:val="28"/>
          <w:szCs w:val="28"/>
        </w:rPr>
        <w:t>semaine</w:t>
      </w:r>
      <w:r>
        <w:rPr>
          <w:rFonts w:ascii="Times New Roman" w:hAnsi="Times New Roman" w:cs="Times New Roman"/>
          <w:sz w:val="28"/>
          <w:szCs w:val="28"/>
        </w:rPr>
        <w:t>s</w:t>
      </w:r>
      <w:r w:rsidR="005136B7" w:rsidRPr="002F3D5A">
        <w:rPr>
          <w:rFonts w:ascii="Times New Roman" w:hAnsi="Times New Roman" w:cs="Times New Roman"/>
          <w:sz w:val="28"/>
          <w:szCs w:val="28"/>
        </w:rPr>
        <w:t xml:space="preserve">, nous nous sommes </w:t>
      </w:r>
      <w:r w:rsidR="00784E66">
        <w:rPr>
          <w:rFonts w:ascii="Times New Roman" w:hAnsi="Times New Roman" w:cs="Times New Roman"/>
          <w:sz w:val="28"/>
          <w:szCs w:val="28"/>
        </w:rPr>
        <w:t>l</w:t>
      </w:r>
      <w:r w:rsidR="005136B7" w:rsidRPr="002F3D5A">
        <w:rPr>
          <w:rFonts w:ascii="Times New Roman" w:hAnsi="Times New Roman" w:cs="Times New Roman"/>
          <w:sz w:val="28"/>
          <w:szCs w:val="28"/>
        </w:rPr>
        <w:t>ancés</w:t>
      </w:r>
      <w:r w:rsidR="004D44B6">
        <w:rPr>
          <w:rFonts w:ascii="Times New Roman" w:hAnsi="Times New Roman" w:cs="Times New Roman"/>
          <w:sz w:val="28"/>
          <w:szCs w:val="28"/>
        </w:rPr>
        <w:t xml:space="preserve"> sur la </w:t>
      </w:r>
      <w:r w:rsidR="006C4C9D">
        <w:rPr>
          <w:rFonts w:ascii="Times New Roman" w:hAnsi="Times New Roman" w:cs="Times New Roman"/>
          <w:sz w:val="28"/>
          <w:szCs w:val="28"/>
        </w:rPr>
        <w:t>réalisation</w:t>
      </w:r>
      <w:r w:rsidR="004D44B6">
        <w:rPr>
          <w:rFonts w:ascii="Times New Roman" w:hAnsi="Times New Roman" w:cs="Times New Roman"/>
          <w:sz w:val="28"/>
          <w:szCs w:val="28"/>
        </w:rPr>
        <w:t xml:space="preserve"> du projet</w:t>
      </w:r>
      <w:r w:rsidR="006C4C9D">
        <w:rPr>
          <w:rFonts w:ascii="Times New Roman" w:hAnsi="Times New Roman" w:cs="Times New Roman"/>
          <w:sz w:val="28"/>
          <w:szCs w:val="28"/>
        </w:rPr>
        <w:t xml:space="preserve"> tout en suivant un plan d’action</w:t>
      </w:r>
      <w:r w:rsidR="005136B7" w:rsidRPr="002F3D5A">
        <w:rPr>
          <w:rFonts w:ascii="Times New Roman" w:hAnsi="Times New Roman" w:cs="Times New Roman"/>
          <w:sz w:val="28"/>
          <w:szCs w:val="28"/>
        </w:rPr>
        <w:t xml:space="preserve"> :</w:t>
      </w:r>
    </w:p>
    <w:p w14:paraId="17D23502" w14:textId="6FC4D2BF" w:rsidR="005136B7" w:rsidRPr="002F3D5A" w:rsidRDefault="005136B7" w:rsidP="00B84CD0">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Réalisation d'entretiens avec le personnel </w:t>
      </w:r>
      <w:r w:rsidR="00BF2F0F" w:rsidRPr="002F3D5A">
        <w:rPr>
          <w:rFonts w:ascii="Times New Roman" w:hAnsi="Times New Roman" w:cs="Times New Roman"/>
          <w:sz w:val="28"/>
          <w:szCs w:val="28"/>
        </w:rPr>
        <w:t xml:space="preserve">de la Pharmacie centrale </w:t>
      </w:r>
      <w:r w:rsidRPr="002F3D5A">
        <w:rPr>
          <w:rFonts w:ascii="Times New Roman" w:hAnsi="Times New Roman" w:cs="Times New Roman"/>
          <w:sz w:val="28"/>
          <w:szCs w:val="28"/>
        </w:rPr>
        <w:t>pour recueillir leurs besoins et attentes.</w:t>
      </w:r>
    </w:p>
    <w:p w14:paraId="76485847" w14:textId="2559A48A" w:rsidR="005136B7" w:rsidRPr="002F3D5A" w:rsidRDefault="005136B7" w:rsidP="00B84CD0">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Observation des processus de gestion d</w:t>
      </w:r>
      <w:r w:rsidR="00D01A08" w:rsidRPr="002F3D5A">
        <w:rPr>
          <w:rFonts w:ascii="Times New Roman" w:hAnsi="Times New Roman" w:cs="Times New Roman"/>
          <w:sz w:val="28"/>
          <w:szCs w:val="28"/>
        </w:rPr>
        <w:t>e la pharmacie</w:t>
      </w:r>
    </w:p>
    <w:p w14:paraId="506F91BB" w14:textId="4145CDE7" w:rsidR="005136B7" w:rsidRPr="002F3D5A" w:rsidRDefault="005136B7" w:rsidP="00B84CD0">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Rédaction d'un cahier des charges détaillant les spécifications fonctionnelles.</w:t>
      </w:r>
    </w:p>
    <w:p w14:paraId="75CCD321" w14:textId="126084AC" w:rsidR="00343270" w:rsidRPr="002F3D5A" w:rsidRDefault="005136B7" w:rsidP="005C6879">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Création de maquettes pour visualiser l'interface utilisateur</w:t>
      </w:r>
    </w:p>
    <w:p w14:paraId="6D1F8EB7" w14:textId="271FB5CC" w:rsidR="00361327" w:rsidRPr="002F3D5A" w:rsidRDefault="00361327" w:rsidP="005C6879">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Analyse et </w:t>
      </w:r>
      <w:r w:rsidR="00AE3864" w:rsidRPr="002F3D5A">
        <w:rPr>
          <w:rFonts w:ascii="Times New Roman" w:hAnsi="Times New Roman" w:cs="Times New Roman"/>
          <w:sz w:val="28"/>
          <w:szCs w:val="28"/>
        </w:rPr>
        <w:t>m</w:t>
      </w:r>
      <w:r w:rsidRPr="002F3D5A">
        <w:rPr>
          <w:rFonts w:ascii="Times New Roman" w:hAnsi="Times New Roman" w:cs="Times New Roman"/>
          <w:sz w:val="28"/>
          <w:szCs w:val="28"/>
        </w:rPr>
        <w:t>odélisation</w:t>
      </w:r>
    </w:p>
    <w:p w14:paraId="67CE0D6F" w14:textId="3C70867A" w:rsidR="00343270" w:rsidRPr="002F3D5A" w:rsidRDefault="00A80892" w:rsidP="005C6879">
      <w:pPr>
        <w:numPr>
          <w:ilvl w:val="1"/>
          <w:numId w:val="8"/>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 xml:space="preserve">Développement du </w:t>
      </w:r>
      <w:proofErr w:type="spellStart"/>
      <w:r w:rsidRPr="002F3D5A">
        <w:rPr>
          <w:rFonts w:ascii="Times New Roman" w:hAnsi="Times New Roman" w:cs="Times New Roman"/>
          <w:sz w:val="28"/>
          <w:szCs w:val="28"/>
        </w:rPr>
        <w:t>Back-end</w:t>
      </w:r>
      <w:proofErr w:type="spellEnd"/>
      <w:r w:rsidR="001D76B2">
        <w:rPr>
          <w:rFonts w:ascii="Times New Roman" w:hAnsi="Times New Roman" w:cs="Times New Roman"/>
          <w:sz w:val="28"/>
          <w:szCs w:val="28"/>
        </w:rPr>
        <w:t>, …</w:t>
      </w:r>
    </w:p>
    <w:p w14:paraId="3E395FCF" w14:textId="6BB3FB12" w:rsidR="005136B7" w:rsidRPr="002F3D5A" w:rsidRDefault="005136B7" w:rsidP="00B84CD0">
      <w:pPr>
        <w:pStyle w:val="ListParagraph"/>
        <w:numPr>
          <w:ilvl w:val="0"/>
          <w:numId w:val="6"/>
        </w:numPr>
        <w:tabs>
          <w:tab w:val="left" w:pos="932"/>
        </w:tabs>
        <w:jc w:val="both"/>
        <w:rPr>
          <w:rFonts w:ascii="Times New Roman" w:hAnsi="Times New Roman" w:cs="Times New Roman"/>
          <w:b/>
          <w:sz w:val="28"/>
          <w:szCs w:val="28"/>
          <w:u w:val="single"/>
        </w:rPr>
      </w:pPr>
      <w:r w:rsidRPr="002F3D5A">
        <w:rPr>
          <w:rFonts w:ascii="Times New Roman" w:hAnsi="Times New Roman" w:cs="Times New Roman"/>
          <w:b/>
          <w:sz w:val="28"/>
          <w:szCs w:val="28"/>
          <w:u w:val="single"/>
        </w:rPr>
        <w:t>APPORT DU STAGE</w:t>
      </w:r>
    </w:p>
    <w:p w14:paraId="3A1D6795" w14:textId="10D5A0DA" w:rsidR="005136B7" w:rsidRPr="002F3D5A" w:rsidRDefault="005136B7" w:rsidP="00B84CD0">
      <w:pPr>
        <w:numPr>
          <w:ilvl w:val="0"/>
          <w:numId w:val="9"/>
        </w:numPr>
        <w:tabs>
          <w:tab w:val="left" w:pos="932"/>
        </w:tabs>
        <w:jc w:val="both"/>
        <w:rPr>
          <w:rFonts w:ascii="Times New Roman" w:hAnsi="Times New Roman" w:cs="Times New Roman"/>
          <w:b/>
          <w:sz w:val="28"/>
          <w:szCs w:val="28"/>
        </w:rPr>
      </w:pPr>
      <w:r w:rsidRPr="002F3D5A">
        <w:rPr>
          <w:rFonts w:ascii="Times New Roman" w:hAnsi="Times New Roman" w:cs="Times New Roman"/>
          <w:b/>
          <w:bCs/>
          <w:sz w:val="28"/>
          <w:szCs w:val="28"/>
        </w:rPr>
        <w:t>Sur le plan professionnel</w:t>
      </w:r>
    </w:p>
    <w:p w14:paraId="151BA1BD" w14:textId="0264D4E7" w:rsidR="005136B7" w:rsidRPr="002F3D5A" w:rsidRDefault="005136B7" w:rsidP="00B84CD0">
      <w:pPr>
        <w:numPr>
          <w:ilvl w:val="0"/>
          <w:numId w:val="10"/>
        </w:numPr>
        <w:tabs>
          <w:tab w:val="left" w:pos="932"/>
        </w:tabs>
        <w:jc w:val="both"/>
        <w:rPr>
          <w:rFonts w:ascii="Times New Roman" w:hAnsi="Times New Roman" w:cs="Times New Roman"/>
          <w:sz w:val="28"/>
          <w:szCs w:val="28"/>
        </w:rPr>
      </w:pPr>
      <w:r w:rsidRPr="002F3D5A">
        <w:rPr>
          <w:rFonts w:ascii="Times New Roman" w:hAnsi="Times New Roman" w:cs="Times New Roman"/>
          <w:b/>
          <w:bCs/>
          <w:sz w:val="28"/>
          <w:szCs w:val="28"/>
        </w:rPr>
        <w:t>Compétences Techniques</w:t>
      </w:r>
      <w:r w:rsidRPr="002F3D5A">
        <w:rPr>
          <w:rFonts w:ascii="Times New Roman" w:hAnsi="Times New Roman" w:cs="Times New Roman"/>
          <w:sz w:val="28"/>
          <w:szCs w:val="28"/>
        </w:rPr>
        <w:t xml:space="preserve"> :</w:t>
      </w:r>
    </w:p>
    <w:p w14:paraId="601884A2" w14:textId="79C930E2" w:rsidR="005136B7" w:rsidRPr="002F3D5A" w:rsidRDefault="005136B7" w:rsidP="00B84CD0">
      <w:pPr>
        <w:numPr>
          <w:ilvl w:val="1"/>
          <w:numId w:val="10"/>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Acquisition de</w:t>
      </w:r>
      <w:r w:rsidR="001C6F99" w:rsidRPr="002F3D5A">
        <w:rPr>
          <w:rFonts w:ascii="Times New Roman" w:hAnsi="Times New Roman" w:cs="Times New Roman"/>
          <w:sz w:val="28"/>
          <w:szCs w:val="28"/>
        </w:rPr>
        <w:t xml:space="preserve">s </w:t>
      </w:r>
      <w:r w:rsidRPr="002F3D5A">
        <w:rPr>
          <w:rFonts w:ascii="Times New Roman" w:hAnsi="Times New Roman" w:cs="Times New Roman"/>
          <w:sz w:val="28"/>
          <w:szCs w:val="28"/>
        </w:rPr>
        <w:t>compétences sur la maintenance informatique et le réseau informatique.</w:t>
      </w:r>
    </w:p>
    <w:p w14:paraId="27A524CD" w14:textId="047B99AC" w:rsidR="005136B7" w:rsidRPr="002F3D5A" w:rsidRDefault="005F39A8" w:rsidP="00B84CD0">
      <w:pPr>
        <w:numPr>
          <w:ilvl w:val="1"/>
          <w:numId w:val="10"/>
        </w:numPr>
        <w:tabs>
          <w:tab w:val="left" w:pos="932"/>
        </w:tabs>
        <w:jc w:val="both"/>
        <w:rPr>
          <w:rFonts w:ascii="Times New Roman" w:hAnsi="Times New Roman" w:cs="Times New Roman"/>
          <w:sz w:val="28"/>
          <w:szCs w:val="28"/>
        </w:rPr>
      </w:pPr>
      <w:r w:rsidRPr="002F3D5A">
        <w:rPr>
          <w:rFonts w:ascii="Times New Roman" w:hAnsi="Times New Roman" w:cs="Times New Roman"/>
          <w:noProof/>
        </w:rPr>
        <mc:AlternateContent>
          <mc:Choice Requires="wpg">
            <w:drawing>
              <wp:anchor distT="0" distB="0" distL="114300" distR="114300" simplePos="0" relativeHeight="251673638" behindDoc="0" locked="0" layoutInCell="1" allowOverlap="1" wp14:anchorId="4F663FF8" wp14:editId="269F2708">
                <wp:simplePos x="0" y="0"/>
                <wp:positionH relativeFrom="margin">
                  <wp:posOffset>-89535</wp:posOffset>
                </wp:positionH>
                <wp:positionV relativeFrom="paragraph">
                  <wp:posOffset>801576</wp:posOffset>
                </wp:positionV>
                <wp:extent cx="6024245" cy="352425"/>
                <wp:effectExtent l="0" t="19050" r="14605" b="28575"/>
                <wp:wrapNone/>
                <wp:docPr id="129257713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212376540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7C4C15" w14:textId="77777777" w:rsidR="005F39A8" w:rsidRPr="002F3D5A" w:rsidRDefault="005F39A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56568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734509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6AB187" w14:textId="7879291C" w:rsidR="005F39A8" w:rsidRPr="009E01D1" w:rsidRDefault="006C4C9D"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F663FF8" id="_x0000_s1095" style="position:absolute;left:0;text-align:left;margin-left:-7.05pt;margin-top:63.1pt;width:474.35pt;height:27.75pt;z-index:251673638;mso-position-horizontal-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">
                <v:rect id="Rectangle 7" o:spid="_x0000_s1096"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" filled="f" strokecolor="white [3212]" strokeweight="1pt">
                  <v:textbox>
                    <w:txbxContent>
                      <w:p w14:paraId="3B7C4C15" w14:textId="77777777" w:rsidR="005F39A8" w:rsidRPr="002F3D5A" w:rsidRDefault="005F39A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97"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" strokecolor="black [3213]" strokeweight="2.25pt">
                  <v:stroke joinstyle="miter"/>
                </v:line>
                <v:rect id="Rectangle 9" o:spid="_x0000_s1098"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" fillcolor="black [3213]" strokecolor="black [3213]" strokeweight="1pt">
                  <v:textbox>
                    <w:txbxContent>
                      <w:p w14:paraId="7D6AB187" w14:textId="7879291C" w:rsidR="005F39A8" w:rsidRPr="009E01D1" w:rsidRDefault="006C4C9D"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xbxContent>
                  </v:textbox>
                </v:rect>
                <w10:wrap anchorx="margin"/>
              </v:group>
            </w:pict>
          </mc:Fallback>
        </mc:AlternateContent>
      </w:r>
      <w:r w:rsidR="005136B7" w:rsidRPr="002F3D5A">
        <w:rPr>
          <w:rFonts w:ascii="Times New Roman" w:hAnsi="Times New Roman" w:cs="Times New Roman"/>
          <w:sz w:val="28"/>
          <w:szCs w:val="28"/>
        </w:rPr>
        <w:t>Développement de compétences en programmation web.</w:t>
      </w:r>
    </w:p>
    <w:p w14:paraId="0581A02C" w14:textId="78CBC03A" w:rsidR="005136B7" w:rsidRPr="002F3D5A" w:rsidRDefault="00DC264B" w:rsidP="00B84CD0">
      <w:pPr>
        <w:numPr>
          <w:ilvl w:val="1"/>
          <w:numId w:val="10"/>
        </w:numPr>
        <w:tabs>
          <w:tab w:val="left" w:pos="932"/>
        </w:tabs>
        <w:jc w:val="both"/>
        <w:rPr>
          <w:rFonts w:ascii="Times New Roman" w:hAnsi="Times New Roman" w:cs="Times New Roman"/>
          <w:sz w:val="28"/>
          <w:szCs w:val="28"/>
        </w:rPr>
      </w:pPr>
      <w:r w:rsidRPr="002F3D5A">
        <w:rPr>
          <w:rFonts w:ascii="Times New Roman" w:hAnsi="Times New Roman" w:cs="Times New Roman"/>
          <w:b/>
          <w:noProof/>
          <w:sz w:val="28"/>
          <w:szCs w:val="28"/>
        </w:rPr>
        <w:lastRenderedPageBreak/>
        <mc:AlternateContent>
          <mc:Choice Requires="wps">
            <w:drawing>
              <wp:anchor distT="0" distB="0" distL="114300" distR="114300" simplePos="0" relativeHeight="251680806" behindDoc="0" locked="0" layoutInCell="1" allowOverlap="1" wp14:anchorId="70C7EA78" wp14:editId="44AEF0DB">
                <wp:simplePos x="0" y="0"/>
                <wp:positionH relativeFrom="column">
                  <wp:posOffset>-48895</wp:posOffset>
                </wp:positionH>
                <wp:positionV relativeFrom="paragraph">
                  <wp:posOffset>-696801</wp:posOffset>
                </wp:positionV>
                <wp:extent cx="5920105" cy="526415"/>
                <wp:effectExtent l="0" t="0" r="23495" b="26035"/>
                <wp:wrapNone/>
                <wp:docPr id="138914410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CF5224" w14:textId="77777777" w:rsidR="00DC264B" w:rsidRPr="002F3D5A" w:rsidRDefault="00DC264B"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298F053F" w14:textId="77777777" w:rsidR="00DC264B" w:rsidRPr="002F3D5A" w:rsidRDefault="00DC264B" w:rsidP="000B5098">
                            <w:pPr>
                              <w:jc w:val="center"/>
                              <w:rPr>
                                <w:rFonts w:ascii="Times New Roman" w:hAnsi="Times New Roman" w:cs="Times New Roman"/>
                                <w:b/>
                                <w:bCs/>
                              </w:rPr>
                            </w:pPr>
                          </w:p>
                          <w:p w14:paraId="6EC91761" w14:textId="77777777" w:rsidR="00DC264B" w:rsidRPr="002F3D5A" w:rsidRDefault="00DC264B"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C7EA78" id="_x0000_s1099" style="position:absolute;left:0;text-align:left;margin-left:-3.85pt;margin-top:-54.85pt;width:466.15pt;height:41.45pt;z-index:2516808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" fillcolor="navy" strokecolor="white [3212]" strokeweight="1pt">
                <v:textbox>
                  <w:txbxContent>
                    <w:p w14:paraId="21CF5224" w14:textId="77777777" w:rsidR="00DC264B" w:rsidRPr="002F3D5A" w:rsidRDefault="00DC264B"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298F053F" w14:textId="77777777" w:rsidR="00DC264B" w:rsidRPr="002F3D5A" w:rsidRDefault="00DC264B" w:rsidP="000B5098">
                      <w:pPr>
                        <w:jc w:val="center"/>
                        <w:rPr>
                          <w:rFonts w:ascii="Times New Roman" w:hAnsi="Times New Roman" w:cs="Times New Roman"/>
                          <w:b/>
                          <w:bCs/>
                        </w:rPr>
                      </w:pPr>
                    </w:p>
                    <w:p w14:paraId="6EC91761" w14:textId="77777777" w:rsidR="00DC264B" w:rsidRPr="002F3D5A" w:rsidRDefault="00DC264B" w:rsidP="000B5098">
                      <w:pPr>
                        <w:jc w:val="center"/>
                      </w:pPr>
                    </w:p>
                  </w:txbxContent>
                </v:textbox>
              </v:rect>
            </w:pict>
          </mc:Fallback>
        </mc:AlternateContent>
      </w:r>
      <w:r w:rsidRPr="002F3D5A">
        <w:rPr>
          <w:rFonts w:ascii="Times New Roman" w:hAnsi="Times New Roman" w:cs="Times New Roman"/>
          <w:b/>
          <w:noProof/>
          <w:sz w:val="28"/>
          <w:szCs w:val="28"/>
        </w:rPr>
        <mc:AlternateContent>
          <mc:Choice Requires="wps">
            <w:drawing>
              <wp:anchor distT="0" distB="0" distL="114300" distR="114300" simplePos="0" relativeHeight="251677734" behindDoc="0" locked="0" layoutInCell="1" allowOverlap="1" wp14:anchorId="2A47D42B" wp14:editId="42A91C52">
                <wp:simplePos x="0" y="0"/>
                <wp:positionH relativeFrom="column">
                  <wp:posOffset>-903605</wp:posOffset>
                </wp:positionH>
                <wp:positionV relativeFrom="paragraph">
                  <wp:posOffset>-1542118</wp:posOffset>
                </wp:positionV>
                <wp:extent cx="5920105" cy="526415"/>
                <wp:effectExtent l="0" t="0" r="23495" b="26035"/>
                <wp:wrapNone/>
                <wp:docPr id="167882213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7F009D" w14:textId="77777777" w:rsidR="00DC264B" w:rsidRPr="002F3D5A" w:rsidRDefault="00DC264B"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06474F6B" w14:textId="77777777" w:rsidR="00DC264B" w:rsidRPr="002F3D5A" w:rsidRDefault="00DC264B" w:rsidP="000B5098">
                            <w:pPr>
                              <w:jc w:val="center"/>
                              <w:rPr>
                                <w:rFonts w:ascii="Times New Roman" w:hAnsi="Times New Roman" w:cs="Times New Roman"/>
                                <w:b/>
                                <w:bCs/>
                              </w:rPr>
                            </w:pPr>
                          </w:p>
                          <w:p w14:paraId="78BE812D" w14:textId="77777777" w:rsidR="00DC264B" w:rsidRPr="002F3D5A" w:rsidRDefault="00DC264B"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7D42B" id="_x0000_s1100" style="position:absolute;left:0;text-align:left;margin-left:-71.15pt;margin-top:-121.45pt;width:466.15pt;height:41.45pt;z-index:25167773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" fillcolor="navy" strokecolor="white [3212]" strokeweight="1pt">
                <v:textbox>
                  <w:txbxContent>
                    <w:p w14:paraId="3F7F009D" w14:textId="77777777" w:rsidR="00DC264B" w:rsidRPr="002F3D5A" w:rsidRDefault="00DC264B"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06474F6B" w14:textId="77777777" w:rsidR="00DC264B" w:rsidRPr="002F3D5A" w:rsidRDefault="00DC264B" w:rsidP="000B5098">
                      <w:pPr>
                        <w:jc w:val="center"/>
                        <w:rPr>
                          <w:rFonts w:ascii="Times New Roman" w:hAnsi="Times New Roman" w:cs="Times New Roman"/>
                          <w:b/>
                          <w:bCs/>
                        </w:rPr>
                      </w:pPr>
                    </w:p>
                    <w:p w14:paraId="78BE812D" w14:textId="77777777" w:rsidR="00DC264B" w:rsidRPr="002F3D5A" w:rsidRDefault="00DC264B" w:rsidP="000B5098">
                      <w:pPr>
                        <w:jc w:val="center"/>
                      </w:pPr>
                    </w:p>
                  </w:txbxContent>
                </v:textbox>
              </v:rect>
            </w:pict>
          </mc:Fallback>
        </mc:AlternateContent>
      </w:r>
      <w:r w:rsidR="005136B7" w:rsidRPr="002F3D5A">
        <w:rPr>
          <w:rFonts w:ascii="Times New Roman" w:hAnsi="Times New Roman" w:cs="Times New Roman"/>
          <w:sz w:val="28"/>
          <w:szCs w:val="28"/>
        </w:rPr>
        <w:t>Apprentissage de la gestion de bases de données avec MySQL.</w:t>
      </w:r>
    </w:p>
    <w:p w14:paraId="70974FB0" w14:textId="67AC3E44" w:rsidR="00A93CB4" w:rsidRPr="002F3D5A" w:rsidRDefault="00A93CB4" w:rsidP="00B84CD0">
      <w:pPr>
        <w:numPr>
          <w:ilvl w:val="1"/>
          <w:numId w:val="10"/>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Mise en pratique des connaissances</w:t>
      </w:r>
    </w:p>
    <w:p w14:paraId="1B9249C1" w14:textId="77777777" w:rsidR="005136B7" w:rsidRPr="002F3D5A" w:rsidRDefault="005136B7" w:rsidP="00B84CD0">
      <w:pPr>
        <w:numPr>
          <w:ilvl w:val="0"/>
          <w:numId w:val="9"/>
        </w:numPr>
        <w:tabs>
          <w:tab w:val="left" w:pos="932"/>
        </w:tabs>
        <w:jc w:val="both"/>
        <w:rPr>
          <w:rFonts w:ascii="Times New Roman" w:hAnsi="Times New Roman" w:cs="Times New Roman"/>
          <w:b/>
          <w:sz w:val="28"/>
          <w:szCs w:val="28"/>
        </w:rPr>
      </w:pPr>
      <w:r w:rsidRPr="002F3D5A">
        <w:rPr>
          <w:rFonts w:ascii="Times New Roman" w:hAnsi="Times New Roman" w:cs="Times New Roman"/>
          <w:b/>
          <w:sz w:val="28"/>
          <w:szCs w:val="28"/>
        </w:rPr>
        <w:t>Sur le plan social</w:t>
      </w:r>
    </w:p>
    <w:p w14:paraId="08EEF045" w14:textId="77777777" w:rsidR="00BE4912" w:rsidRPr="002F3D5A" w:rsidRDefault="00BE4912" w:rsidP="00B84CD0">
      <w:pPr>
        <w:numPr>
          <w:ilvl w:val="0"/>
          <w:numId w:val="11"/>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Renforcer l’esprit d’équipe</w:t>
      </w:r>
    </w:p>
    <w:p w14:paraId="78E8B73D" w14:textId="7B5973FB" w:rsidR="00F053B4" w:rsidRPr="002F3D5A" w:rsidRDefault="00F053B4" w:rsidP="00B84CD0">
      <w:pPr>
        <w:numPr>
          <w:ilvl w:val="0"/>
          <w:numId w:val="11"/>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L’importance d’une</w:t>
      </w:r>
      <w:r w:rsidR="005C0B5A" w:rsidRPr="002F3D5A">
        <w:rPr>
          <w:rFonts w:ascii="Times New Roman" w:hAnsi="Times New Roman" w:cs="Times New Roman"/>
          <w:sz w:val="28"/>
          <w:szCs w:val="28"/>
        </w:rPr>
        <w:t xml:space="preserve"> bonne</w:t>
      </w:r>
      <w:r w:rsidRPr="002F3D5A">
        <w:rPr>
          <w:rFonts w:ascii="Times New Roman" w:hAnsi="Times New Roman" w:cs="Times New Roman"/>
          <w:sz w:val="28"/>
          <w:szCs w:val="28"/>
        </w:rPr>
        <w:t xml:space="preserve"> collaboration entre personnel d’un service.</w:t>
      </w:r>
    </w:p>
    <w:p w14:paraId="4787C4E5" w14:textId="3B88F961" w:rsidR="005136B7" w:rsidRPr="002F3D5A" w:rsidRDefault="005136B7" w:rsidP="00B84CD0">
      <w:pPr>
        <w:numPr>
          <w:ilvl w:val="0"/>
          <w:numId w:val="11"/>
        </w:numPr>
        <w:tabs>
          <w:tab w:val="left" w:pos="932"/>
        </w:tabs>
        <w:jc w:val="both"/>
        <w:rPr>
          <w:rFonts w:ascii="Times New Roman" w:hAnsi="Times New Roman" w:cs="Times New Roman"/>
          <w:sz w:val="28"/>
          <w:szCs w:val="28"/>
        </w:rPr>
      </w:pPr>
      <w:r w:rsidRPr="002F3D5A">
        <w:rPr>
          <w:rFonts w:ascii="Times New Roman" w:hAnsi="Times New Roman" w:cs="Times New Roman"/>
          <w:sz w:val="28"/>
          <w:szCs w:val="28"/>
        </w:rPr>
        <w:t>L’importance de la notion du temps</w:t>
      </w:r>
      <w:r w:rsidR="007262C4" w:rsidRPr="002F3D5A">
        <w:rPr>
          <w:rFonts w:ascii="Times New Roman" w:hAnsi="Times New Roman" w:cs="Times New Roman"/>
          <w:sz w:val="28"/>
          <w:szCs w:val="28"/>
        </w:rPr>
        <w:t>(ponctualité)</w:t>
      </w:r>
    </w:p>
    <w:p w14:paraId="657985CC" w14:textId="7090EBD0" w:rsidR="0052634C" w:rsidRPr="002F3D5A" w:rsidRDefault="0052634C" w:rsidP="00B358D2">
      <w:pPr>
        <w:tabs>
          <w:tab w:val="left" w:pos="932"/>
        </w:tabs>
        <w:jc w:val="both"/>
        <w:rPr>
          <w:rFonts w:ascii="Times New Roman" w:hAnsi="Times New Roman" w:cs="Times New Roman"/>
          <w:sz w:val="28"/>
          <w:szCs w:val="28"/>
        </w:rPr>
      </w:pPr>
    </w:p>
    <w:p w14:paraId="10479E68" w14:textId="3424487A" w:rsidR="00CD535F" w:rsidRPr="002F3D5A" w:rsidRDefault="00CD535F" w:rsidP="00B358D2">
      <w:pPr>
        <w:tabs>
          <w:tab w:val="left" w:pos="932"/>
        </w:tabs>
        <w:jc w:val="both"/>
        <w:rPr>
          <w:rFonts w:ascii="Times New Roman" w:hAnsi="Times New Roman" w:cs="Times New Roman"/>
          <w:sz w:val="28"/>
          <w:szCs w:val="28"/>
        </w:rPr>
      </w:pPr>
    </w:p>
    <w:p w14:paraId="34BD5E7D" w14:textId="77777777" w:rsidR="00CD535F" w:rsidRPr="002F3D5A" w:rsidRDefault="00CD535F" w:rsidP="00B358D2">
      <w:pPr>
        <w:tabs>
          <w:tab w:val="left" w:pos="932"/>
        </w:tabs>
        <w:jc w:val="both"/>
        <w:rPr>
          <w:rFonts w:ascii="Times New Roman" w:hAnsi="Times New Roman" w:cs="Times New Roman"/>
          <w:sz w:val="28"/>
          <w:szCs w:val="28"/>
        </w:rPr>
      </w:pPr>
    </w:p>
    <w:p w14:paraId="7E9459FD" w14:textId="77777777" w:rsidR="00CD535F" w:rsidRPr="002F3D5A" w:rsidRDefault="00CD535F" w:rsidP="00B358D2">
      <w:pPr>
        <w:tabs>
          <w:tab w:val="left" w:pos="932"/>
        </w:tabs>
        <w:jc w:val="both"/>
        <w:rPr>
          <w:rFonts w:ascii="Times New Roman" w:hAnsi="Times New Roman" w:cs="Times New Roman"/>
          <w:sz w:val="28"/>
          <w:szCs w:val="28"/>
        </w:rPr>
      </w:pPr>
    </w:p>
    <w:p w14:paraId="58CBE0AE" w14:textId="716B9537" w:rsidR="00CD535F" w:rsidRPr="002F3D5A" w:rsidRDefault="00CD535F" w:rsidP="00B358D2">
      <w:pPr>
        <w:tabs>
          <w:tab w:val="left" w:pos="932"/>
        </w:tabs>
        <w:jc w:val="both"/>
        <w:rPr>
          <w:rFonts w:ascii="Times New Roman" w:hAnsi="Times New Roman" w:cs="Times New Roman"/>
          <w:sz w:val="28"/>
          <w:szCs w:val="28"/>
        </w:rPr>
      </w:pPr>
    </w:p>
    <w:p w14:paraId="1D748AA5" w14:textId="77777777" w:rsidR="00CD535F" w:rsidRPr="002F3D5A" w:rsidRDefault="00CD535F" w:rsidP="00B358D2">
      <w:pPr>
        <w:tabs>
          <w:tab w:val="left" w:pos="932"/>
        </w:tabs>
        <w:jc w:val="both"/>
        <w:rPr>
          <w:rFonts w:ascii="Times New Roman" w:hAnsi="Times New Roman" w:cs="Times New Roman"/>
          <w:sz w:val="28"/>
          <w:szCs w:val="28"/>
        </w:rPr>
      </w:pPr>
    </w:p>
    <w:p w14:paraId="28A45242" w14:textId="11E9BCB8" w:rsidR="00CD535F" w:rsidRPr="002F3D5A" w:rsidRDefault="00CD535F" w:rsidP="00B358D2">
      <w:pPr>
        <w:tabs>
          <w:tab w:val="left" w:pos="932"/>
        </w:tabs>
        <w:jc w:val="both"/>
        <w:rPr>
          <w:rFonts w:ascii="Times New Roman" w:hAnsi="Times New Roman" w:cs="Times New Roman"/>
          <w:sz w:val="28"/>
          <w:szCs w:val="28"/>
        </w:rPr>
      </w:pPr>
    </w:p>
    <w:p w14:paraId="73E17452" w14:textId="1423B01D" w:rsidR="00CD535F" w:rsidRPr="002F3D5A" w:rsidRDefault="00CD535F" w:rsidP="00B358D2">
      <w:pPr>
        <w:tabs>
          <w:tab w:val="left" w:pos="932"/>
        </w:tabs>
        <w:jc w:val="both"/>
        <w:rPr>
          <w:rFonts w:ascii="Times New Roman" w:hAnsi="Times New Roman" w:cs="Times New Roman"/>
          <w:sz w:val="28"/>
          <w:szCs w:val="28"/>
        </w:rPr>
      </w:pPr>
    </w:p>
    <w:p w14:paraId="3CD236D5" w14:textId="69378B5A" w:rsidR="001431D7" w:rsidRPr="002F3D5A" w:rsidRDefault="001431D7" w:rsidP="001431D7">
      <w:pPr>
        <w:rPr>
          <w:rFonts w:ascii="Times New Roman" w:hAnsi="Times New Roman" w:cs="Times New Roman"/>
          <w:sz w:val="28"/>
          <w:szCs w:val="28"/>
        </w:rPr>
      </w:pPr>
    </w:p>
    <w:p w14:paraId="43EE519E" w14:textId="7F3B8A67" w:rsidR="001431D7" w:rsidRPr="002F3D5A" w:rsidRDefault="001431D7" w:rsidP="001431D7">
      <w:pPr>
        <w:rPr>
          <w:rFonts w:ascii="Times New Roman" w:hAnsi="Times New Roman" w:cs="Times New Roman"/>
          <w:sz w:val="28"/>
          <w:szCs w:val="28"/>
        </w:rPr>
      </w:pPr>
    </w:p>
    <w:p w14:paraId="18BD2BF1" w14:textId="77777777" w:rsidR="001431D7" w:rsidRPr="002F3D5A" w:rsidRDefault="001431D7" w:rsidP="001431D7">
      <w:pPr>
        <w:rPr>
          <w:rFonts w:ascii="Times New Roman" w:hAnsi="Times New Roman" w:cs="Times New Roman"/>
          <w:sz w:val="28"/>
          <w:szCs w:val="28"/>
        </w:rPr>
      </w:pPr>
    </w:p>
    <w:p w14:paraId="653DCC67" w14:textId="77777777" w:rsidR="001431D7" w:rsidRPr="002F3D5A" w:rsidRDefault="001431D7" w:rsidP="001431D7">
      <w:pPr>
        <w:rPr>
          <w:rFonts w:ascii="Times New Roman" w:hAnsi="Times New Roman" w:cs="Times New Roman"/>
          <w:sz w:val="28"/>
          <w:szCs w:val="28"/>
        </w:rPr>
      </w:pPr>
    </w:p>
    <w:p w14:paraId="7B1D4693" w14:textId="77777777" w:rsidR="001431D7" w:rsidRPr="002F3D5A" w:rsidRDefault="001431D7" w:rsidP="001431D7">
      <w:pPr>
        <w:rPr>
          <w:rFonts w:ascii="Times New Roman" w:hAnsi="Times New Roman" w:cs="Times New Roman"/>
          <w:sz w:val="28"/>
          <w:szCs w:val="28"/>
        </w:rPr>
      </w:pPr>
    </w:p>
    <w:p w14:paraId="26D17841" w14:textId="09529BF6" w:rsidR="001431D7" w:rsidRPr="002F3D5A" w:rsidRDefault="001431D7" w:rsidP="001431D7">
      <w:pPr>
        <w:ind w:firstLine="720"/>
        <w:rPr>
          <w:rFonts w:ascii="Times New Roman" w:hAnsi="Times New Roman" w:cs="Times New Roman"/>
          <w:sz w:val="28"/>
          <w:szCs w:val="28"/>
        </w:rPr>
      </w:pPr>
    </w:p>
    <w:p w14:paraId="6F5465CB" w14:textId="283F70B4" w:rsidR="001431D7" w:rsidRPr="002F3D5A" w:rsidRDefault="001431D7" w:rsidP="001431D7">
      <w:pPr>
        <w:ind w:firstLine="720"/>
        <w:rPr>
          <w:rFonts w:ascii="Times New Roman" w:hAnsi="Times New Roman" w:cs="Times New Roman"/>
          <w:sz w:val="28"/>
          <w:szCs w:val="28"/>
        </w:rPr>
      </w:pPr>
    </w:p>
    <w:p w14:paraId="7AAB3644" w14:textId="2F46D999" w:rsidR="001431D7" w:rsidRPr="002F3D5A" w:rsidRDefault="001431D7" w:rsidP="001431D7">
      <w:pPr>
        <w:ind w:firstLine="720"/>
        <w:rPr>
          <w:rFonts w:ascii="Times New Roman" w:hAnsi="Times New Roman" w:cs="Times New Roman"/>
          <w:sz w:val="28"/>
          <w:szCs w:val="28"/>
        </w:rPr>
      </w:pPr>
    </w:p>
    <w:p w14:paraId="2B76B073" w14:textId="1167AE3F" w:rsidR="009D1114" w:rsidRPr="002F3D5A" w:rsidRDefault="009D1114" w:rsidP="001431D7">
      <w:pPr>
        <w:ind w:firstLine="720"/>
        <w:rPr>
          <w:rFonts w:ascii="Times New Roman" w:hAnsi="Times New Roman" w:cs="Times New Roman"/>
          <w:sz w:val="28"/>
          <w:szCs w:val="28"/>
        </w:rPr>
      </w:pPr>
    </w:p>
    <w:p w14:paraId="7C0E330B" w14:textId="519450FF" w:rsidR="009D1114" w:rsidRPr="002F3D5A" w:rsidRDefault="00DC264B" w:rsidP="001431D7">
      <w:pPr>
        <w:ind w:firstLine="720"/>
        <w:rPr>
          <w:rFonts w:ascii="Times New Roman" w:hAnsi="Times New Roman" w:cs="Times New Roman"/>
          <w:sz w:val="28"/>
          <w:szCs w:val="28"/>
        </w:rPr>
      </w:pPr>
      <w:r w:rsidRPr="002F3D5A">
        <w:rPr>
          <w:rFonts w:ascii="Times New Roman" w:hAnsi="Times New Roman" w:cs="Times New Roman"/>
          <w:noProof/>
        </w:rPr>
        <mc:AlternateContent>
          <mc:Choice Requires="wpg">
            <w:drawing>
              <wp:anchor distT="0" distB="0" distL="114300" distR="114300" simplePos="0" relativeHeight="251678758" behindDoc="0" locked="0" layoutInCell="1" allowOverlap="1" wp14:anchorId="320FCBDA" wp14:editId="6CB05B64">
                <wp:simplePos x="0" y="0"/>
                <wp:positionH relativeFrom="margin">
                  <wp:posOffset>-89535</wp:posOffset>
                </wp:positionH>
                <wp:positionV relativeFrom="paragraph">
                  <wp:posOffset>731817</wp:posOffset>
                </wp:positionV>
                <wp:extent cx="6024245" cy="352425"/>
                <wp:effectExtent l="0" t="19050" r="14605" b="28575"/>
                <wp:wrapNone/>
                <wp:docPr id="104494596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58816382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6C20BC" w14:textId="77777777" w:rsidR="00DC264B" w:rsidRPr="002F3D5A" w:rsidRDefault="00DC264B"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967328"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96100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C23F2D" w14:textId="300B7751" w:rsidR="00DC264B" w:rsidRPr="009E01D1" w:rsidRDefault="0075593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20FCBDA" id="_x0000_s1101" style="position:absolute;left:0;text-align:left;margin-left:-7.05pt;margin-top:57.6pt;width:474.35pt;height:27.75pt;z-index:251678758;mso-position-horizontal-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">
                <v:rect id="Rectangle 7" o:spid="_x0000_s110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" filled="f" strokecolor="white [3212]" strokeweight="1pt">
                  <v:textbox>
                    <w:txbxContent>
                      <w:p w14:paraId="116C20BC" w14:textId="77777777" w:rsidR="00DC264B" w:rsidRPr="002F3D5A" w:rsidRDefault="00DC264B"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0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" strokecolor="black [3213]" strokeweight="2.25pt">
                  <v:stroke joinstyle="miter"/>
                </v:line>
                <v:rect id="Rectangle 9" o:spid="_x0000_s110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" fillcolor="black [3213]" strokecolor="black [3213]" strokeweight="1pt">
                  <v:textbox>
                    <w:txbxContent>
                      <w:p w14:paraId="6BC23F2D" w14:textId="300B7751" w:rsidR="00DC264B" w:rsidRPr="009E01D1" w:rsidRDefault="0075593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xbxContent>
                  </v:textbox>
                </v:rect>
                <w10:wrap anchorx="margin"/>
              </v:group>
            </w:pict>
          </mc:Fallback>
        </mc:AlternateContent>
      </w:r>
    </w:p>
    <w:p w14:paraId="08BB932D" w14:textId="2745DFF3" w:rsidR="009D1114" w:rsidRPr="002F3D5A" w:rsidRDefault="00103884" w:rsidP="001431D7">
      <w:pPr>
        <w:ind w:firstLine="720"/>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09119" behindDoc="0" locked="0" layoutInCell="1" allowOverlap="1" wp14:anchorId="3B9910F9" wp14:editId="4CC015AA">
                <wp:simplePos x="0" y="0"/>
                <wp:positionH relativeFrom="column">
                  <wp:posOffset>-6344</wp:posOffset>
                </wp:positionH>
                <wp:positionV relativeFrom="paragraph">
                  <wp:posOffset>-688017</wp:posOffset>
                </wp:positionV>
                <wp:extent cx="5919742" cy="526394"/>
                <wp:effectExtent l="0" t="0" r="24130" b="26670"/>
                <wp:wrapNone/>
                <wp:docPr id="1370616610"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8A41F1" w14:textId="7DA2EB55" w:rsidR="00AF646C" w:rsidRPr="002F3D5A" w:rsidRDefault="00AF646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741FF9">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F109B21" w14:textId="77777777" w:rsidR="00AF646C" w:rsidRPr="002F3D5A" w:rsidRDefault="00AF646C" w:rsidP="000B5098">
                            <w:pPr>
                              <w:jc w:val="center"/>
                              <w:rPr>
                                <w:rFonts w:ascii="Times New Roman" w:hAnsi="Times New Roman" w:cs="Times New Roman"/>
                                <w:b/>
                                <w:bCs/>
                              </w:rPr>
                            </w:pPr>
                          </w:p>
                          <w:p w14:paraId="6B1C465C" w14:textId="77777777" w:rsidR="00AF646C" w:rsidRPr="002F3D5A" w:rsidRDefault="00AF646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910F9" id="_x0000_s1105" style="position:absolute;left:0;text-align:left;margin-left:-.5pt;margin-top:-54.15pt;width:466.1pt;height:41.45pt;z-index:2516091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" fillcolor="navy" strokecolor="white [3212]" strokeweight="1pt">
                <v:textbox>
                  <w:txbxContent>
                    <w:p w14:paraId="4C8A41F1" w14:textId="7DA2EB55" w:rsidR="00AF646C" w:rsidRPr="002F3D5A" w:rsidRDefault="00AF646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741FF9">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F109B21" w14:textId="77777777" w:rsidR="00AF646C" w:rsidRPr="002F3D5A" w:rsidRDefault="00AF646C" w:rsidP="000B5098">
                      <w:pPr>
                        <w:jc w:val="center"/>
                        <w:rPr>
                          <w:rFonts w:ascii="Times New Roman" w:hAnsi="Times New Roman" w:cs="Times New Roman"/>
                          <w:b/>
                          <w:bCs/>
                        </w:rPr>
                      </w:pPr>
                    </w:p>
                    <w:p w14:paraId="6B1C465C" w14:textId="77777777" w:rsidR="00AF646C" w:rsidRPr="002F3D5A" w:rsidRDefault="00AF646C" w:rsidP="000B5098">
                      <w:pPr>
                        <w:jc w:val="center"/>
                      </w:pPr>
                    </w:p>
                  </w:txbxContent>
                </v:textbox>
              </v:rect>
            </w:pict>
          </mc:Fallback>
        </mc:AlternateContent>
      </w:r>
    </w:p>
    <w:p w14:paraId="586E0136" w14:textId="18E5B88B" w:rsidR="009D1114" w:rsidRPr="002F3D5A" w:rsidRDefault="008A2C57" w:rsidP="001431D7">
      <w:pPr>
        <w:ind w:firstLine="720"/>
        <w:rPr>
          <w:rFonts w:ascii="Times New Roman" w:hAnsi="Times New Roman" w:cs="Times New Roman"/>
          <w:sz w:val="28"/>
          <w:szCs w:val="28"/>
        </w:rPr>
      </w:pPr>
      <w:r w:rsidRPr="002F3D5A">
        <w:rPr>
          <w:rFonts w:ascii="Times New Roman" w:hAnsi="Times New Roman" w:cs="Times New Roman"/>
          <w:noProof/>
          <w:sz w:val="28"/>
          <w:szCs w:val="28"/>
        </w:rPr>
        <mc:AlternateContent>
          <mc:Choice Requires="wps">
            <w:drawing>
              <wp:anchor distT="0" distB="0" distL="114300" distR="114300" simplePos="0" relativeHeight="251608093" behindDoc="0" locked="0" layoutInCell="1" allowOverlap="1" wp14:anchorId="5DDFD77D" wp14:editId="5D81845F">
                <wp:simplePos x="0" y="0"/>
                <wp:positionH relativeFrom="margin">
                  <wp:posOffset>358775</wp:posOffset>
                </wp:positionH>
                <wp:positionV relativeFrom="paragraph">
                  <wp:posOffset>158115</wp:posOffset>
                </wp:positionV>
                <wp:extent cx="5179671" cy="891251"/>
                <wp:effectExtent l="133350" t="95250" r="154940" b="118745"/>
                <wp:wrapNone/>
                <wp:docPr id="1728592030" name="Rectangle: Rounded Corners 6"/>
                <wp:cNvGraphicFramePr/>
                <a:graphic xmlns:a="http://schemas.openxmlformats.org/drawingml/2006/main">
                  <a:graphicData uri="http://schemas.microsoft.com/office/word/2010/wordprocessingShape">
                    <wps:wsp>
                      <wps:cNvSpPr/>
                      <wps:spPr>
                        <a:xfrm>
                          <a:off x="0" y="0"/>
                          <a:ext cx="5179671" cy="891251"/>
                        </a:xfrm>
                        <a:prstGeom prst="roundRect">
                          <a:avLst/>
                        </a:prstGeom>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63B6DF96" w14:textId="20CDB4A8" w:rsidR="002931D5" w:rsidRPr="002F3D5A" w:rsidRDefault="002931D5" w:rsidP="002931D5">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2 : REALISATION DU CAHIER DE </w:t>
                            </w:r>
                            <w:r w:rsidR="00103884">
                              <w:rPr>
                                <w:rFonts w:ascii="Times New Roman" w:hAnsi="Times New Roman" w:cs="Times New Roman"/>
                                <w:b/>
                                <w:bCs/>
                                <w:sz w:val="28"/>
                                <w:szCs w:val="28"/>
                              </w:rPr>
                              <w:t>CHARGE</w:t>
                            </w:r>
                            <w:r w:rsidR="00875C8F">
                              <w:rPr>
                                <w:rFonts w:ascii="Times New Roman" w:hAnsi="Times New Roman" w:cs="Times New Roman"/>
                                <w:b/>
                                <w:bCs/>
                                <w:sz w:val="28"/>
                                <w:szCs w:val="28"/>
                              </w:rPr>
                              <w:t>S</w:t>
                            </w:r>
                            <w:r w:rsidRPr="002F3D5A">
                              <w:rPr>
                                <w:rFonts w:ascii="Times New Roman" w:hAnsi="Times New Roman" w:cs="Times New Roman"/>
                                <w:b/>
                                <w:bCs/>
                                <w:sz w:val="28"/>
                                <w:szCs w:val="28"/>
                              </w:rPr>
                              <w:t xml:space="preserve"> ET CONCEPTION DE CHOIX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FD77D" id="_x0000_s1106" style="position:absolute;left:0;text-align:left;margin-left:28.25pt;margin-top:12.45pt;width:407.85pt;height:70.2pt;z-index:2516080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" fillcolor="#4472c4 [3204]" strokecolor="#09101d [484]" strokeweight="1pt">
                <v:stroke joinstyle="miter"/>
                <v:shadow on="t" type="perspective" color="black" opacity="26214f" offset="0,0" matrix="66847f,,,66847f"/>
                <v:textbox>
                  <w:txbxContent>
                    <w:p w14:paraId="63B6DF96" w14:textId="20CDB4A8" w:rsidR="002931D5" w:rsidRPr="002F3D5A" w:rsidRDefault="002931D5" w:rsidP="002931D5">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2 : REALISATION DU CAHIER DE </w:t>
                      </w:r>
                      <w:r w:rsidR="00103884">
                        <w:rPr>
                          <w:rFonts w:ascii="Times New Roman" w:hAnsi="Times New Roman" w:cs="Times New Roman"/>
                          <w:b/>
                          <w:bCs/>
                          <w:sz w:val="28"/>
                          <w:szCs w:val="28"/>
                        </w:rPr>
                        <w:t>CHARGE</w:t>
                      </w:r>
                      <w:r w:rsidR="00875C8F">
                        <w:rPr>
                          <w:rFonts w:ascii="Times New Roman" w:hAnsi="Times New Roman" w:cs="Times New Roman"/>
                          <w:b/>
                          <w:bCs/>
                          <w:sz w:val="28"/>
                          <w:szCs w:val="28"/>
                        </w:rPr>
                        <w:t>S</w:t>
                      </w:r>
                      <w:r w:rsidRPr="002F3D5A">
                        <w:rPr>
                          <w:rFonts w:ascii="Times New Roman" w:hAnsi="Times New Roman" w:cs="Times New Roman"/>
                          <w:b/>
                          <w:bCs/>
                          <w:sz w:val="28"/>
                          <w:szCs w:val="28"/>
                        </w:rPr>
                        <w:t xml:space="preserve"> ET CONCEPTION DE CHOIX</w:t>
                      </w:r>
                    </w:p>
                  </w:txbxContent>
                </v:textbox>
                <w10:wrap anchorx="margin"/>
              </v:roundrect>
            </w:pict>
          </mc:Fallback>
        </mc:AlternateContent>
      </w:r>
    </w:p>
    <w:p w14:paraId="41367D87" w14:textId="77777777" w:rsidR="002931D5" w:rsidRPr="002F3D5A" w:rsidRDefault="002931D5" w:rsidP="002931D5">
      <w:pPr>
        <w:ind w:firstLine="720"/>
        <w:rPr>
          <w:rFonts w:ascii="Times New Roman" w:hAnsi="Times New Roman" w:cs="Times New Roman"/>
          <w:sz w:val="28"/>
          <w:szCs w:val="28"/>
        </w:rPr>
      </w:pPr>
    </w:p>
    <w:p w14:paraId="64EF2484" w14:textId="17281C20" w:rsidR="002931D5" w:rsidRPr="002F3D5A" w:rsidRDefault="002931D5" w:rsidP="002931D5">
      <w:pPr>
        <w:ind w:firstLine="720"/>
        <w:rPr>
          <w:rFonts w:ascii="Times New Roman" w:hAnsi="Times New Roman" w:cs="Times New Roman"/>
          <w:sz w:val="28"/>
          <w:szCs w:val="28"/>
        </w:rPr>
      </w:pPr>
    </w:p>
    <w:p w14:paraId="6800F2BA" w14:textId="210483D5" w:rsidR="002931D5" w:rsidRPr="002F3D5A" w:rsidRDefault="002931D5" w:rsidP="008A2C57">
      <w:pPr>
        <w:rPr>
          <w:rFonts w:ascii="Times New Roman" w:hAnsi="Times New Roman" w:cs="Times New Roman"/>
          <w:sz w:val="28"/>
          <w:szCs w:val="28"/>
        </w:rPr>
      </w:pPr>
    </w:p>
    <w:p w14:paraId="72940D76" w14:textId="16DD4ABB" w:rsidR="002931D5" w:rsidRPr="002F3D5A" w:rsidRDefault="002931D5" w:rsidP="00B84CD0">
      <w:pPr>
        <w:numPr>
          <w:ilvl w:val="0"/>
          <w:numId w:val="12"/>
        </w:numPr>
        <w:rPr>
          <w:rFonts w:ascii="Times New Roman" w:hAnsi="Times New Roman" w:cs="Times New Roman"/>
          <w:sz w:val="28"/>
          <w:szCs w:val="28"/>
          <w:u w:val="single"/>
        </w:rPr>
      </w:pPr>
      <w:r w:rsidRPr="002F3D5A">
        <w:rPr>
          <w:rFonts w:ascii="Times New Roman" w:hAnsi="Times New Roman" w:cs="Times New Roman"/>
          <w:b/>
          <w:bCs/>
          <w:sz w:val="28"/>
          <w:szCs w:val="28"/>
          <w:u w:val="single"/>
        </w:rPr>
        <w:t>CAHIER DE CHARGES</w:t>
      </w:r>
      <w:r w:rsidRPr="002F3D5A">
        <w:rPr>
          <w:rFonts w:ascii="Times New Roman" w:hAnsi="Times New Roman" w:cs="Times New Roman"/>
          <w:b/>
          <w:bCs/>
          <w:sz w:val="28"/>
          <w:szCs w:val="28"/>
        </w:rPr>
        <w:t> </w:t>
      </w:r>
    </w:p>
    <w:p w14:paraId="7A178B82" w14:textId="346E92E0" w:rsidR="002931D5" w:rsidRPr="002F3D5A" w:rsidRDefault="002931D5" w:rsidP="00BD12D6">
      <w:pPr>
        <w:ind w:left="720"/>
        <w:jc w:val="center"/>
        <w:rPr>
          <w:rFonts w:ascii="Times New Roman" w:hAnsi="Times New Roman" w:cs="Times New Roman"/>
          <w:b/>
          <w:bCs/>
          <w:sz w:val="28"/>
          <w:szCs w:val="28"/>
          <w:u w:val="single"/>
        </w:rPr>
      </w:pPr>
      <w:r w:rsidRPr="002F3D5A">
        <w:rPr>
          <w:rFonts w:ascii="Times New Roman" w:hAnsi="Times New Roman" w:cs="Times New Roman"/>
          <w:b/>
          <w:bCs/>
          <w:sz w:val="28"/>
          <w:szCs w:val="28"/>
        </w:rPr>
        <w:t>MISE EN PLACE D’UN</w:t>
      </w:r>
      <w:r w:rsidR="00806052" w:rsidRPr="002F3D5A">
        <w:rPr>
          <w:rFonts w:ascii="Times New Roman" w:hAnsi="Times New Roman" w:cs="Times New Roman"/>
          <w:b/>
          <w:bCs/>
          <w:sz w:val="28"/>
          <w:szCs w:val="28"/>
        </w:rPr>
        <w:t xml:space="preserve">E APPLICATION </w:t>
      </w:r>
      <w:r w:rsidRPr="002F3D5A">
        <w:rPr>
          <w:rFonts w:ascii="Times New Roman" w:hAnsi="Times New Roman" w:cs="Times New Roman"/>
          <w:b/>
          <w:bCs/>
          <w:sz w:val="28"/>
          <w:szCs w:val="28"/>
        </w:rPr>
        <w:t>WEB DE GESTION ET SUIVI DES STOCKS D</w:t>
      </w:r>
      <w:r w:rsidR="000523E6">
        <w:rPr>
          <w:rFonts w:ascii="Times New Roman" w:hAnsi="Times New Roman" w:cs="Times New Roman"/>
          <w:b/>
          <w:bCs/>
          <w:sz w:val="28"/>
          <w:szCs w:val="28"/>
        </w:rPr>
        <w:t>ANS UNE</w:t>
      </w:r>
      <w:r w:rsidRPr="002F3D5A">
        <w:rPr>
          <w:rFonts w:ascii="Times New Roman" w:hAnsi="Times New Roman" w:cs="Times New Roman"/>
          <w:b/>
          <w:bCs/>
          <w:sz w:val="28"/>
          <w:szCs w:val="28"/>
        </w:rPr>
        <w:t xml:space="preserve"> PHARMACIE HOSPITALIERE : CAS DE L’HOPITAL LAQUINTINIE</w:t>
      </w:r>
    </w:p>
    <w:p w14:paraId="3BB96DB6" w14:textId="11BE9869" w:rsidR="00BD12D6" w:rsidRPr="002F3D5A" w:rsidRDefault="00BD12D6" w:rsidP="00B84CD0">
      <w:pPr>
        <w:pStyle w:val="ListParagraph"/>
        <w:numPr>
          <w:ilvl w:val="0"/>
          <w:numId w:val="13"/>
        </w:numPr>
        <w:jc w:val="both"/>
        <w:rPr>
          <w:rFonts w:ascii="Times New Roman" w:hAnsi="Times New Roman" w:cs="Times New Roman"/>
          <w:b/>
          <w:bCs/>
          <w:sz w:val="28"/>
          <w:szCs w:val="28"/>
        </w:rPr>
      </w:pPr>
      <w:r w:rsidRPr="002F3D5A">
        <w:rPr>
          <w:rFonts w:ascii="Times New Roman" w:hAnsi="Times New Roman" w:cs="Times New Roman"/>
          <w:b/>
          <w:bCs/>
          <w:sz w:val="28"/>
          <w:szCs w:val="28"/>
        </w:rPr>
        <w:t>Introduction</w:t>
      </w:r>
    </w:p>
    <w:p w14:paraId="7BDE5A80" w14:textId="74EA3533" w:rsidR="00661143" w:rsidRPr="002F3D5A" w:rsidRDefault="00661143" w:rsidP="000D5050">
      <w:pPr>
        <w:ind w:firstLine="720"/>
        <w:jc w:val="both"/>
        <w:rPr>
          <w:rFonts w:ascii="Times New Roman" w:hAnsi="Times New Roman" w:cs="Times New Roman"/>
          <w:b/>
          <w:bCs/>
          <w:sz w:val="28"/>
          <w:szCs w:val="28"/>
        </w:rPr>
      </w:pPr>
      <w:r w:rsidRPr="002F3D5A">
        <w:rPr>
          <w:rFonts w:ascii="Times New Roman" w:hAnsi="Times New Roman" w:cs="Times New Roman"/>
          <w:b/>
          <w:bCs/>
          <w:sz w:val="28"/>
          <w:szCs w:val="28"/>
        </w:rPr>
        <w:t>1.1 Contexte</w:t>
      </w:r>
    </w:p>
    <w:p w14:paraId="1C42EC8B" w14:textId="77777777" w:rsidR="00661143" w:rsidRPr="002F3D5A" w:rsidRDefault="00661143" w:rsidP="00361E5B">
      <w:pPr>
        <w:ind w:firstLine="720"/>
        <w:jc w:val="both"/>
        <w:rPr>
          <w:rFonts w:ascii="Times New Roman" w:hAnsi="Times New Roman" w:cs="Times New Roman"/>
          <w:sz w:val="28"/>
          <w:szCs w:val="28"/>
        </w:rPr>
      </w:pPr>
      <w:r w:rsidRPr="002F3D5A">
        <w:rPr>
          <w:rFonts w:ascii="Times New Roman" w:hAnsi="Times New Roman" w:cs="Times New Roman"/>
          <w:sz w:val="28"/>
          <w:szCs w:val="28"/>
        </w:rPr>
        <w:t>La pharmacie hospitalière joue un rôle essentiel dans la prise en charge des patients en assurant la disponibilité des médicaments et dispositifs médicaux. Cependant, la gestion manuelle ou semi-informatisée des stocks peut entraîner des erreurs, des ruptures de stock, des pertes liées aux péremptions et un manque de traçabilité.</w:t>
      </w:r>
    </w:p>
    <w:p w14:paraId="4E7956B4" w14:textId="77777777" w:rsidR="00661143" w:rsidRPr="002F3D5A" w:rsidRDefault="00661143" w:rsidP="00361E5B">
      <w:pPr>
        <w:ind w:firstLine="720"/>
        <w:jc w:val="both"/>
        <w:rPr>
          <w:rFonts w:ascii="Times New Roman" w:hAnsi="Times New Roman" w:cs="Times New Roman"/>
          <w:sz w:val="28"/>
          <w:szCs w:val="28"/>
        </w:rPr>
      </w:pPr>
      <w:r w:rsidRPr="002F3D5A">
        <w:rPr>
          <w:rFonts w:ascii="Times New Roman" w:hAnsi="Times New Roman" w:cs="Times New Roman"/>
          <w:sz w:val="28"/>
          <w:szCs w:val="28"/>
        </w:rPr>
        <w:t>Dans ce contexte, il devient nécessaire de mettre en place un système informatisé permettant d’optimiser la gestion des stocks, d’améliorer la traçabilité et de faciliter la prise de décision.</w:t>
      </w:r>
    </w:p>
    <w:p w14:paraId="19986820" w14:textId="7C7F3C62" w:rsidR="00DA0B40" w:rsidRPr="002F3D5A" w:rsidRDefault="00DA0B40" w:rsidP="00661143">
      <w:pPr>
        <w:jc w:val="both"/>
        <w:rPr>
          <w:rFonts w:ascii="Times New Roman" w:hAnsi="Times New Roman" w:cs="Times New Roman"/>
          <w:b/>
          <w:bCs/>
          <w:sz w:val="28"/>
          <w:szCs w:val="28"/>
        </w:rPr>
      </w:pPr>
      <w:r w:rsidRPr="002F3D5A">
        <w:rPr>
          <w:rFonts w:ascii="Times New Roman" w:hAnsi="Times New Roman" w:cs="Times New Roman"/>
          <w:sz w:val="28"/>
          <w:szCs w:val="28"/>
        </w:rPr>
        <w:tab/>
      </w:r>
      <w:r w:rsidRPr="002F3D5A">
        <w:rPr>
          <w:rFonts w:ascii="Times New Roman" w:hAnsi="Times New Roman" w:cs="Times New Roman"/>
          <w:b/>
          <w:bCs/>
          <w:sz w:val="28"/>
          <w:szCs w:val="28"/>
        </w:rPr>
        <w:t>1.2 Problématique</w:t>
      </w:r>
    </w:p>
    <w:p w14:paraId="022FED8E" w14:textId="7F43C8BE" w:rsidR="00DA0B40" w:rsidRPr="002F3D5A" w:rsidRDefault="00F441A5" w:rsidP="00D53AF6">
      <w:pPr>
        <w:ind w:firstLine="720"/>
        <w:jc w:val="both"/>
        <w:rPr>
          <w:rFonts w:ascii="Times New Roman" w:hAnsi="Times New Roman" w:cs="Times New Roman"/>
          <w:sz w:val="28"/>
          <w:szCs w:val="28"/>
        </w:rPr>
      </w:pPr>
      <w:r w:rsidRPr="002F3D5A">
        <w:rPr>
          <w:rFonts w:ascii="Times New Roman" w:hAnsi="Times New Roman" w:cs="Times New Roman"/>
          <w:sz w:val="28"/>
          <w:szCs w:val="28"/>
        </w:rPr>
        <w:t>Comment concevoir et déployer une application web fiable et sécurisée permettant d’assurer une gestion efficace, un suivi en temps réel et une traçabilité complète des stocks au sein d’une pharmacie hospitalière</w:t>
      </w:r>
    </w:p>
    <w:p w14:paraId="14284CD8" w14:textId="77777777" w:rsidR="007B4615" w:rsidRPr="002F3D5A" w:rsidRDefault="007B4615" w:rsidP="00D53AF6">
      <w:pPr>
        <w:ind w:firstLine="720"/>
        <w:jc w:val="both"/>
        <w:rPr>
          <w:rFonts w:ascii="Times New Roman" w:hAnsi="Times New Roman" w:cs="Times New Roman"/>
          <w:b/>
          <w:bCs/>
          <w:sz w:val="28"/>
          <w:szCs w:val="28"/>
        </w:rPr>
      </w:pPr>
      <w:r w:rsidRPr="002F3D5A">
        <w:rPr>
          <w:rFonts w:ascii="Times New Roman" w:hAnsi="Times New Roman" w:cs="Times New Roman"/>
          <w:b/>
          <w:bCs/>
          <w:sz w:val="28"/>
          <w:szCs w:val="28"/>
        </w:rPr>
        <w:t>1.3 Objectif général</w:t>
      </w:r>
    </w:p>
    <w:p w14:paraId="6918A7E0" w14:textId="0B19A3E1" w:rsidR="007B4615" w:rsidRPr="002F3D5A" w:rsidRDefault="007B4615" w:rsidP="00D53AF6">
      <w:pPr>
        <w:ind w:firstLine="720"/>
        <w:jc w:val="both"/>
        <w:rPr>
          <w:rFonts w:ascii="Times New Roman" w:hAnsi="Times New Roman" w:cs="Times New Roman"/>
          <w:sz w:val="28"/>
          <w:szCs w:val="28"/>
        </w:rPr>
      </w:pPr>
      <w:r w:rsidRPr="002F3D5A">
        <w:rPr>
          <w:rFonts w:ascii="Times New Roman" w:hAnsi="Times New Roman" w:cs="Times New Roman"/>
          <w:sz w:val="28"/>
          <w:szCs w:val="28"/>
        </w:rPr>
        <w:t>Développer une application web permettant la gestion, le suivi et l’optimisation des stocks de médicaments</w:t>
      </w:r>
      <w:r w:rsidR="002C4F9A" w:rsidRPr="002F3D5A">
        <w:rPr>
          <w:rFonts w:ascii="Times New Roman" w:hAnsi="Times New Roman" w:cs="Times New Roman"/>
          <w:sz w:val="28"/>
          <w:szCs w:val="28"/>
        </w:rPr>
        <w:t>, dispositifs médicaux</w:t>
      </w:r>
      <w:r w:rsidR="00494CBE" w:rsidRPr="002F3D5A">
        <w:rPr>
          <w:rFonts w:ascii="Times New Roman" w:hAnsi="Times New Roman" w:cs="Times New Roman"/>
          <w:sz w:val="28"/>
          <w:szCs w:val="28"/>
        </w:rPr>
        <w:t xml:space="preserve"> et consommables</w:t>
      </w:r>
      <w:r w:rsidRPr="002F3D5A">
        <w:rPr>
          <w:rFonts w:ascii="Times New Roman" w:hAnsi="Times New Roman" w:cs="Times New Roman"/>
          <w:sz w:val="28"/>
          <w:szCs w:val="28"/>
        </w:rPr>
        <w:t xml:space="preserve"> dans une pharmacie hospitalière.</w:t>
      </w:r>
    </w:p>
    <w:p w14:paraId="7D038009" w14:textId="3FCB2332" w:rsidR="00FE4490" w:rsidRPr="002F3D5A" w:rsidRDefault="00103884" w:rsidP="007B4615">
      <w:pPr>
        <w:ind w:firstLine="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13215" behindDoc="0" locked="0" layoutInCell="1" allowOverlap="1" wp14:anchorId="35F3106B" wp14:editId="000C084F">
                <wp:simplePos x="0" y="0"/>
                <wp:positionH relativeFrom="column">
                  <wp:posOffset>-104723</wp:posOffset>
                </wp:positionH>
                <wp:positionV relativeFrom="paragraph">
                  <wp:posOffset>538854</wp:posOffset>
                </wp:positionV>
                <wp:extent cx="6023875" cy="352411"/>
                <wp:effectExtent l="0" t="19050" r="15240" b="10160"/>
                <wp:wrapNone/>
                <wp:docPr id="698947144"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76602693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C41D8D" w14:textId="77777777" w:rsidR="00AF646C" w:rsidRPr="002F3D5A" w:rsidRDefault="00AF646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68809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715264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E73E1" w14:textId="173CADF4" w:rsidR="00AF646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F3106B" id="_x0000_s1107" style="position:absolute;left:0;text-align:left;margin-left:-8.25pt;margin-top:42.45pt;width:474.3pt;height:27.75pt;z-index:251613215"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">
                <v:rect id="Rectangle 7" o:spid="_x0000_s110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" filled="f" strokecolor="white [3212]" strokeweight="1pt">
                  <v:textbox>
                    <w:txbxContent>
                      <w:p w14:paraId="36C41D8D" w14:textId="77777777" w:rsidR="00AF646C" w:rsidRPr="002F3D5A" w:rsidRDefault="00AF646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0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" strokecolor="black [3213]" strokeweight="2.25pt">
                  <v:stroke joinstyle="miter"/>
                </v:line>
                <v:rect id="Rectangle 9" o:spid="_x0000_s111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" fillcolor="black [3213]" strokecolor="black [3213]" strokeweight="1pt">
                  <v:textbox>
                    <w:txbxContent>
                      <w:p w14:paraId="1CAE73E1" w14:textId="173CADF4" w:rsidR="00AF646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8</w:t>
                        </w:r>
                      </w:p>
                    </w:txbxContent>
                  </v:textbox>
                </v:rect>
              </v:group>
            </w:pict>
          </mc:Fallback>
        </mc:AlternateContent>
      </w:r>
    </w:p>
    <w:p w14:paraId="6EB13606" w14:textId="77836E8E" w:rsidR="0037035D" w:rsidRPr="002F3D5A" w:rsidRDefault="00A77612" w:rsidP="00B84CD0">
      <w:pPr>
        <w:pStyle w:val="ListParagraph"/>
        <w:numPr>
          <w:ilvl w:val="0"/>
          <w:numId w:val="13"/>
        </w:num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18336" behindDoc="0" locked="0" layoutInCell="1" allowOverlap="1" wp14:anchorId="08352C09" wp14:editId="68A7613D">
                <wp:simplePos x="0" y="0"/>
                <wp:positionH relativeFrom="column">
                  <wp:posOffset>8525</wp:posOffset>
                </wp:positionH>
                <wp:positionV relativeFrom="paragraph">
                  <wp:posOffset>-687121</wp:posOffset>
                </wp:positionV>
                <wp:extent cx="5919741" cy="526394"/>
                <wp:effectExtent l="0" t="0" r="24130" b="26670"/>
                <wp:wrapNone/>
                <wp:docPr id="1471327991" name="Rectangle 2"/>
                <wp:cNvGraphicFramePr/>
                <a:graphic xmlns:a="http://schemas.openxmlformats.org/drawingml/2006/main">
                  <a:graphicData uri="http://schemas.microsoft.com/office/word/2010/wordprocessingShape">
                    <wps:wsp>
                      <wps:cNvSpPr/>
                      <wps:spPr>
                        <a:xfrm>
                          <a:off x="0" y="0"/>
                          <a:ext cx="5919741"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B592A2" w14:textId="1594AACA" w:rsidR="00CC5C7C" w:rsidRPr="002F3D5A" w:rsidRDefault="00CC5C7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A77612">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2BC70DFF" w14:textId="77777777" w:rsidR="00CC5C7C" w:rsidRPr="002F3D5A" w:rsidRDefault="00CC5C7C" w:rsidP="000B5098">
                            <w:pPr>
                              <w:jc w:val="center"/>
                              <w:rPr>
                                <w:rFonts w:ascii="Times New Roman" w:hAnsi="Times New Roman" w:cs="Times New Roman"/>
                                <w:b/>
                                <w:bCs/>
                              </w:rPr>
                            </w:pPr>
                          </w:p>
                          <w:p w14:paraId="0E70AB82" w14:textId="77777777" w:rsidR="00CC5C7C" w:rsidRPr="002F3D5A" w:rsidRDefault="00CC5C7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52C09" id="_x0000_s1111" style="position:absolute;left:0;text-align:left;margin-left:.65pt;margin-top:-54.1pt;width:466.1pt;height:41.45pt;z-index:2516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" fillcolor="navy" strokecolor="white [3212]" strokeweight="1pt">
                <v:textbox>
                  <w:txbxContent>
                    <w:p w14:paraId="17B592A2" w14:textId="1594AACA" w:rsidR="00CC5C7C" w:rsidRPr="002F3D5A" w:rsidRDefault="00CC5C7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A77612">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2BC70DFF" w14:textId="77777777" w:rsidR="00CC5C7C" w:rsidRPr="002F3D5A" w:rsidRDefault="00CC5C7C" w:rsidP="000B5098">
                      <w:pPr>
                        <w:jc w:val="center"/>
                        <w:rPr>
                          <w:rFonts w:ascii="Times New Roman" w:hAnsi="Times New Roman" w:cs="Times New Roman"/>
                          <w:b/>
                          <w:bCs/>
                        </w:rPr>
                      </w:pPr>
                    </w:p>
                    <w:p w14:paraId="0E70AB82" w14:textId="77777777" w:rsidR="00CC5C7C" w:rsidRPr="002F3D5A" w:rsidRDefault="00CC5C7C" w:rsidP="000B5098">
                      <w:pPr>
                        <w:jc w:val="center"/>
                      </w:pPr>
                    </w:p>
                  </w:txbxContent>
                </v:textbox>
              </v:rect>
            </w:pict>
          </mc:Fallback>
        </mc:AlternateContent>
      </w:r>
      <w:r w:rsidR="0037035D" w:rsidRPr="002F3D5A">
        <w:rPr>
          <w:rFonts w:ascii="Times New Roman" w:hAnsi="Times New Roman" w:cs="Times New Roman"/>
          <w:b/>
          <w:bCs/>
          <w:sz w:val="28"/>
          <w:szCs w:val="28"/>
        </w:rPr>
        <w:t>Objectifs spécifiques</w:t>
      </w:r>
    </w:p>
    <w:p w14:paraId="22B72DCF" w14:textId="33F6EEEF" w:rsidR="000078B0" w:rsidRPr="002F3D5A" w:rsidRDefault="0037035D" w:rsidP="00B84CD0">
      <w:pPr>
        <w:pStyle w:val="ListParagraph"/>
        <w:numPr>
          <w:ilvl w:val="0"/>
          <w:numId w:val="16"/>
        </w:numPr>
        <w:jc w:val="both"/>
        <w:rPr>
          <w:rFonts w:ascii="Times New Roman" w:hAnsi="Times New Roman" w:cs="Times New Roman"/>
          <w:sz w:val="28"/>
          <w:szCs w:val="28"/>
        </w:rPr>
      </w:pPr>
      <w:r w:rsidRPr="002F3D5A">
        <w:rPr>
          <w:rFonts w:ascii="Times New Roman" w:hAnsi="Times New Roman" w:cs="Times New Roman"/>
          <w:sz w:val="28"/>
          <w:szCs w:val="28"/>
        </w:rPr>
        <w:t>Informatiser la gestion des entrées et sorties de médicaments</w:t>
      </w:r>
      <w:r w:rsidR="003B35FD" w:rsidRPr="002F3D5A">
        <w:rPr>
          <w:rFonts w:ascii="Times New Roman" w:hAnsi="Times New Roman" w:cs="Times New Roman"/>
          <w:sz w:val="28"/>
          <w:szCs w:val="28"/>
        </w:rPr>
        <w:t xml:space="preserve">, dispositifs </w:t>
      </w:r>
      <w:r w:rsidR="00D30250" w:rsidRPr="002F3D5A">
        <w:rPr>
          <w:rFonts w:ascii="Times New Roman" w:hAnsi="Times New Roman" w:cs="Times New Roman"/>
          <w:sz w:val="28"/>
          <w:szCs w:val="28"/>
        </w:rPr>
        <w:t>médicaux</w:t>
      </w:r>
      <w:r w:rsidR="00180C2D" w:rsidRPr="002F3D5A">
        <w:rPr>
          <w:rFonts w:ascii="Times New Roman" w:hAnsi="Times New Roman" w:cs="Times New Roman"/>
          <w:sz w:val="28"/>
          <w:szCs w:val="28"/>
        </w:rPr>
        <w:t xml:space="preserve"> et consommables</w:t>
      </w:r>
      <w:r w:rsidR="008F2FC3" w:rsidRPr="002F3D5A">
        <w:rPr>
          <w:rFonts w:ascii="Times New Roman" w:hAnsi="Times New Roman" w:cs="Times New Roman"/>
          <w:sz w:val="28"/>
          <w:szCs w:val="28"/>
        </w:rPr>
        <w:t> :</w:t>
      </w:r>
      <w:r w:rsidR="008F2FC3" w:rsidRPr="002F3D5A">
        <w:rPr>
          <w:rFonts w:ascii="Georgia" w:hAnsi="Georgia"/>
          <w:spacing w:val="1"/>
        </w:rPr>
        <w:t xml:space="preserve"> </w:t>
      </w:r>
      <w:r w:rsidR="008F2FC3" w:rsidRPr="002F3D5A">
        <w:rPr>
          <w:rFonts w:ascii="Times New Roman" w:hAnsi="Times New Roman" w:cs="Times New Roman"/>
          <w:sz w:val="28"/>
          <w:szCs w:val="28"/>
        </w:rPr>
        <w:t xml:space="preserve">Cet objectif consiste à remplacer les registres papier et les fichiers Excel </w:t>
      </w:r>
      <w:r w:rsidR="00F42C80">
        <w:rPr>
          <w:rFonts w:ascii="Times New Roman" w:hAnsi="Times New Roman" w:cs="Times New Roman"/>
          <w:sz w:val="28"/>
          <w:szCs w:val="28"/>
        </w:rPr>
        <w:t>mal conçu</w:t>
      </w:r>
      <w:r w:rsidR="008F2FC3" w:rsidRPr="002F3D5A">
        <w:rPr>
          <w:rFonts w:ascii="Times New Roman" w:hAnsi="Times New Roman" w:cs="Times New Roman"/>
          <w:sz w:val="28"/>
          <w:szCs w:val="28"/>
        </w:rPr>
        <w:t xml:space="preserve"> par une application web qui enregistre systématiquement toutes les entrées (achats) et sorties (</w:t>
      </w:r>
      <w:r w:rsidR="0017079E" w:rsidRPr="0017079E">
        <w:rPr>
          <w:rFonts w:ascii="Times New Roman" w:hAnsi="Times New Roman" w:cs="Times New Roman"/>
          <w:sz w:val="28"/>
          <w:szCs w:val="28"/>
        </w:rPr>
        <w:t>affectation des produits dans les points de vente et dans les services pour les assurés</w:t>
      </w:r>
      <w:r w:rsidR="008F2FC3" w:rsidRPr="002F3D5A">
        <w:rPr>
          <w:rFonts w:ascii="Times New Roman" w:hAnsi="Times New Roman" w:cs="Times New Roman"/>
          <w:sz w:val="28"/>
          <w:szCs w:val="28"/>
        </w:rPr>
        <w:t>) de médicaments</w:t>
      </w:r>
      <w:r w:rsidR="00D30250" w:rsidRPr="002F3D5A">
        <w:rPr>
          <w:rFonts w:ascii="Times New Roman" w:hAnsi="Times New Roman" w:cs="Times New Roman"/>
          <w:sz w:val="28"/>
          <w:szCs w:val="28"/>
        </w:rPr>
        <w:t>, dispositifs médicaux</w:t>
      </w:r>
      <w:r w:rsidR="0017079E">
        <w:rPr>
          <w:rFonts w:ascii="Times New Roman" w:hAnsi="Times New Roman" w:cs="Times New Roman"/>
          <w:sz w:val="28"/>
          <w:szCs w:val="28"/>
        </w:rPr>
        <w:t xml:space="preserve">, </w:t>
      </w:r>
      <w:r w:rsidR="007F01CF">
        <w:rPr>
          <w:rFonts w:ascii="Times New Roman" w:hAnsi="Times New Roman" w:cs="Times New Roman"/>
          <w:sz w:val="28"/>
          <w:szCs w:val="28"/>
        </w:rPr>
        <w:t>produit de laboratoire(</w:t>
      </w:r>
      <w:r w:rsidR="00F366E9">
        <w:rPr>
          <w:rFonts w:ascii="Times New Roman" w:hAnsi="Times New Roman" w:cs="Times New Roman"/>
          <w:sz w:val="28"/>
          <w:szCs w:val="28"/>
        </w:rPr>
        <w:t>réactif</w:t>
      </w:r>
      <w:r w:rsidR="00341A75">
        <w:rPr>
          <w:rFonts w:ascii="Times New Roman" w:hAnsi="Times New Roman" w:cs="Times New Roman"/>
          <w:sz w:val="28"/>
          <w:szCs w:val="28"/>
        </w:rPr>
        <w:t>,</w:t>
      </w:r>
      <w:r w:rsidR="00F366E9">
        <w:rPr>
          <w:rFonts w:ascii="Times New Roman" w:hAnsi="Times New Roman" w:cs="Times New Roman"/>
          <w:sz w:val="28"/>
          <w:szCs w:val="28"/>
        </w:rPr>
        <w:t xml:space="preserve"> </w:t>
      </w:r>
      <w:r w:rsidR="00341A75">
        <w:rPr>
          <w:rFonts w:ascii="Times New Roman" w:hAnsi="Times New Roman" w:cs="Times New Roman"/>
          <w:sz w:val="28"/>
          <w:szCs w:val="28"/>
        </w:rPr>
        <w:t>…)</w:t>
      </w:r>
      <w:r w:rsidR="008F2FC3" w:rsidRPr="002F3D5A">
        <w:rPr>
          <w:rFonts w:ascii="Times New Roman" w:hAnsi="Times New Roman" w:cs="Times New Roman"/>
          <w:sz w:val="28"/>
          <w:szCs w:val="28"/>
        </w:rPr>
        <w:t xml:space="preserve"> et consommables, afin de disposer d’un suivi plus fiable et centralisé.</w:t>
      </w:r>
    </w:p>
    <w:p w14:paraId="0E972736" w14:textId="0AA1003A" w:rsidR="00B673DA" w:rsidRPr="002F3D5A" w:rsidRDefault="0037035D" w:rsidP="00B84CD0">
      <w:pPr>
        <w:pStyle w:val="ListParagraph"/>
        <w:numPr>
          <w:ilvl w:val="0"/>
          <w:numId w:val="16"/>
        </w:numPr>
        <w:jc w:val="both"/>
        <w:rPr>
          <w:rFonts w:ascii="Times New Roman" w:hAnsi="Times New Roman" w:cs="Times New Roman"/>
          <w:sz w:val="28"/>
          <w:szCs w:val="28"/>
        </w:rPr>
      </w:pPr>
      <w:r w:rsidRPr="002F3D5A">
        <w:rPr>
          <w:rFonts w:ascii="Times New Roman" w:hAnsi="Times New Roman" w:cs="Times New Roman"/>
          <w:sz w:val="28"/>
          <w:szCs w:val="28"/>
        </w:rPr>
        <w:t>Assurer le suivi en temps réel des niveaux de stock</w:t>
      </w:r>
      <w:r w:rsidR="000078B0" w:rsidRPr="002F3D5A">
        <w:rPr>
          <w:rFonts w:ascii="Times New Roman" w:hAnsi="Times New Roman" w:cs="Times New Roman"/>
          <w:sz w:val="28"/>
          <w:szCs w:val="28"/>
        </w:rPr>
        <w:t> :</w:t>
      </w:r>
      <w:r w:rsidR="000078B0" w:rsidRPr="002F3D5A">
        <w:rPr>
          <w:rFonts w:ascii="Georgia" w:hAnsi="Georgia"/>
          <w:spacing w:val="1"/>
        </w:rPr>
        <w:t xml:space="preserve"> </w:t>
      </w:r>
      <w:r w:rsidR="000078B0" w:rsidRPr="002F3D5A">
        <w:rPr>
          <w:rFonts w:ascii="Times New Roman" w:hAnsi="Times New Roman" w:cs="Times New Roman"/>
          <w:sz w:val="28"/>
          <w:szCs w:val="28"/>
        </w:rPr>
        <w:t>Il s’agit de permettre au personnel de connaître instantanément le niveau de stock de chaque produit sans avoir à recompter ni à consulter plusieurs documents, grâce à un calcul automatique des quantités disponibles après chaque mouvement, ce qui facilite la planification des commandes et la prévention des ruptures.</w:t>
      </w:r>
    </w:p>
    <w:p w14:paraId="0F87B5B4" w14:textId="04FE86F1" w:rsidR="007E0456" w:rsidRPr="002F3D5A" w:rsidRDefault="0037035D" w:rsidP="00B84CD0">
      <w:pPr>
        <w:pStyle w:val="ListParagraph"/>
        <w:numPr>
          <w:ilvl w:val="0"/>
          <w:numId w:val="16"/>
        </w:numPr>
        <w:jc w:val="both"/>
        <w:rPr>
          <w:rFonts w:ascii="Times New Roman" w:hAnsi="Times New Roman" w:cs="Times New Roman"/>
          <w:sz w:val="28"/>
          <w:szCs w:val="28"/>
        </w:rPr>
      </w:pPr>
      <w:r w:rsidRPr="002F3D5A">
        <w:rPr>
          <w:rFonts w:ascii="Times New Roman" w:hAnsi="Times New Roman" w:cs="Times New Roman"/>
          <w:sz w:val="28"/>
          <w:szCs w:val="28"/>
        </w:rPr>
        <w:t>Réduire les erreurs humaines</w:t>
      </w:r>
      <w:r w:rsidR="00B673DA" w:rsidRPr="002F3D5A">
        <w:rPr>
          <w:rFonts w:ascii="Times New Roman" w:hAnsi="Times New Roman" w:cs="Times New Roman"/>
          <w:sz w:val="28"/>
          <w:szCs w:val="28"/>
        </w:rPr>
        <w:t> :</w:t>
      </w:r>
      <w:r w:rsidR="00B673DA" w:rsidRPr="002F3D5A">
        <w:rPr>
          <w:rFonts w:ascii="Georgia" w:hAnsi="Georgia"/>
          <w:spacing w:val="1"/>
        </w:rPr>
        <w:t xml:space="preserve"> </w:t>
      </w:r>
      <w:r w:rsidR="00B673DA" w:rsidRPr="002F3D5A">
        <w:rPr>
          <w:rFonts w:ascii="Times New Roman" w:hAnsi="Times New Roman" w:cs="Times New Roman"/>
          <w:sz w:val="28"/>
          <w:szCs w:val="28"/>
        </w:rPr>
        <w:t>Cet objectif vise à limiter les erreurs de calcul, de saisie ou de transcription fréquentes dans une gestion manuelle, en automatisant les opérations arithmétiques, en contrôlant les champs obligatoires et en imposant une structure de saisie standardisée, afin d’améliorer la fiabilité des données de stock.</w:t>
      </w:r>
    </w:p>
    <w:p w14:paraId="2F2F06D0" w14:textId="2B0D9D72" w:rsidR="002121F9" w:rsidRPr="002F3D5A" w:rsidRDefault="0037035D" w:rsidP="00B84CD0">
      <w:pPr>
        <w:pStyle w:val="ListParagraph"/>
        <w:numPr>
          <w:ilvl w:val="0"/>
          <w:numId w:val="16"/>
        </w:numPr>
        <w:jc w:val="both"/>
        <w:rPr>
          <w:rFonts w:ascii="Times New Roman" w:hAnsi="Times New Roman" w:cs="Times New Roman"/>
          <w:sz w:val="28"/>
          <w:szCs w:val="28"/>
        </w:rPr>
      </w:pPr>
      <w:r w:rsidRPr="002F3D5A">
        <w:rPr>
          <w:rFonts w:ascii="Times New Roman" w:hAnsi="Times New Roman" w:cs="Times New Roman"/>
          <w:sz w:val="28"/>
          <w:szCs w:val="28"/>
        </w:rPr>
        <w:t>Améliorer la traçabilité des opérations</w:t>
      </w:r>
      <w:r w:rsidR="007E0456" w:rsidRPr="002F3D5A">
        <w:rPr>
          <w:rFonts w:ascii="Times New Roman" w:hAnsi="Times New Roman" w:cs="Times New Roman"/>
          <w:sz w:val="28"/>
          <w:szCs w:val="28"/>
        </w:rPr>
        <w:t> :</w:t>
      </w:r>
      <w:r w:rsidR="007E0456" w:rsidRPr="002F3D5A">
        <w:rPr>
          <w:rFonts w:ascii="Georgia" w:eastAsia="Times New Roman" w:hAnsi="Georgia" w:cs="Times New Roman"/>
          <w:spacing w:val="1"/>
          <w:kern w:val="0"/>
          <w14:ligatures w14:val="none"/>
        </w:rPr>
        <w:t xml:space="preserve"> </w:t>
      </w:r>
      <w:r w:rsidR="007E0456" w:rsidRPr="002F3D5A">
        <w:rPr>
          <w:rFonts w:ascii="Times New Roman" w:hAnsi="Times New Roman" w:cs="Times New Roman"/>
          <w:sz w:val="28"/>
          <w:szCs w:val="28"/>
        </w:rPr>
        <w:t xml:space="preserve">Il s’agit de pouvoir retracer à tout moment l’historique d’un médicament (qui a saisi le mouvement, à quelle date, pour quelle quantité, avec quel lot et vers quel </w:t>
      </w:r>
      <w:r w:rsidR="00F366E9">
        <w:rPr>
          <w:rFonts w:ascii="Times New Roman" w:hAnsi="Times New Roman" w:cs="Times New Roman"/>
          <w:sz w:val="28"/>
          <w:szCs w:val="28"/>
        </w:rPr>
        <w:t>point de vente</w:t>
      </w:r>
      <w:r w:rsidR="007E0456" w:rsidRPr="002F3D5A">
        <w:rPr>
          <w:rFonts w:ascii="Times New Roman" w:hAnsi="Times New Roman" w:cs="Times New Roman"/>
          <w:sz w:val="28"/>
          <w:szCs w:val="28"/>
        </w:rPr>
        <w:t>), en enregistrant chaque opération dans le système, afin de faciliter les vérifications, les audits et la recherche des causes en cas d’écart de stock.</w:t>
      </w:r>
    </w:p>
    <w:p w14:paraId="7EA62D50" w14:textId="5281EE98" w:rsidR="0037035D" w:rsidRDefault="0037035D" w:rsidP="00B84CD0">
      <w:pPr>
        <w:pStyle w:val="ListParagraph"/>
        <w:numPr>
          <w:ilvl w:val="0"/>
          <w:numId w:val="16"/>
        </w:numPr>
        <w:jc w:val="both"/>
        <w:rPr>
          <w:rFonts w:ascii="Times New Roman" w:hAnsi="Times New Roman" w:cs="Times New Roman"/>
          <w:sz w:val="28"/>
          <w:szCs w:val="28"/>
        </w:rPr>
      </w:pPr>
      <w:r w:rsidRPr="002F3D5A">
        <w:rPr>
          <w:rFonts w:ascii="Times New Roman" w:hAnsi="Times New Roman" w:cs="Times New Roman"/>
          <w:sz w:val="28"/>
          <w:szCs w:val="28"/>
        </w:rPr>
        <w:t>Mettre en place un système d’alertes (rupture, péremption)</w:t>
      </w:r>
      <w:r w:rsidR="00C10F49" w:rsidRPr="002F3D5A">
        <w:rPr>
          <w:rFonts w:ascii="Times New Roman" w:hAnsi="Times New Roman" w:cs="Times New Roman"/>
          <w:sz w:val="28"/>
          <w:szCs w:val="28"/>
        </w:rPr>
        <w:t> :</w:t>
      </w:r>
      <w:r w:rsidR="00C10F49" w:rsidRPr="002F3D5A">
        <w:rPr>
          <w:rFonts w:ascii="Georgia" w:hAnsi="Georgia"/>
          <w:spacing w:val="1"/>
        </w:rPr>
        <w:t xml:space="preserve"> </w:t>
      </w:r>
      <w:r w:rsidR="00C10F49" w:rsidRPr="002F3D5A">
        <w:rPr>
          <w:rFonts w:ascii="Times New Roman" w:hAnsi="Times New Roman" w:cs="Times New Roman"/>
          <w:sz w:val="28"/>
          <w:szCs w:val="28"/>
        </w:rPr>
        <w:t>Il s’agit d’intégrer dans l’application des alertes automatiques lorsque le stock d’un produit descend en dessous d’un seuil défini ou lorsqu’une date de péremption approche, afin de signaler rapidement les situations à risque, d’anticiper les commandes et de réduire les pertes liées aux produits périmés.</w:t>
      </w:r>
    </w:p>
    <w:p w14:paraId="62085A91" w14:textId="7FCF02E1" w:rsidR="003B4108" w:rsidRDefault="002A0BF4" w:rsidP="002A0BF4">
      <w:pPr>
        <w:pStyle w:val="ListParagraph"/>
        <w:numPr>
          <w:ilvl w:val="0"/>
          <w:numId w:val="16"/>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Mettre en place un système de comptage des bénéfices</w:t>
      </w:r>
    </w:p>
    <w:p w14:paraId="32150DCF" w14:textId="77777777" w:rsidR="002A0BF4" w:rsidRPr="002A0BF4" w:rsidRDefault="002A0BF4" w:rsidP="002A0BF4">
      <w:pPr>
        <w:spacing w:after="0" w:line="276" w:lineRule="auto"/>
        <w:jc w:val="both"/>
        <w:rPr>
          <w:rFonts w:ascii="Times New Roman" w:hAnsi="Times New Roman" w:cs="Times New Roman"/>
          <w:sz w:val="10"/>
          <w:szCs w:val="10"/>
        </w:rPr>
      </w:pPr>
    </w:p>
    <w:p w14:paraId="40DF41E4" w14:textId="6A61C2A0" w:rsidR="00833780" w:rsidRPr="002F3D5A" w:rsidRDefault="00833780" w:rsidP="00B84CD0">
      <w:pPr>
        <w:pStyle w:val="ListParagraph"/>
        <w:numPr>
          <w:ilvl w:val="0"/>
          <w:numId w:val="13"/>
        </w:numPr>
        <w:spacing w:after="0" w:line="276" w:lineRule="auto"/>
        <w:jc w:val="both"/>
        <w:rPr>
          <w:rFonts w:ascii="Times New Roman" w:hAnsi="Times New Roman" w:cs="Times New Roman"/>
          <w:b/>
          <w:bCs/>
          <w:sz w:val="28"/>
          <w:szCs w:val="28"/>
        </w:rPr>
      </w:pPr>
      <w:r w:rsidRPr="002F3D5A">
        <w:rPr>
          <w:rFonts w:ascii="Times New Roman" w:hAnsi="Times New Roman" w:cs="Times New Roman"/>
          <w:b/>
          <w:bCs/>
          <w:sz w:val="28"/>
          <w:szCs w:val="28"/>
        </w:rPr>
        <w:t>Description générale du système proposé</w:t>
      </w:r>
    </w:p>
    <w:p w14:paraId="4FEF9202" w14:textId="48E82D97" w:rsidR="00833780" w:rsidRPr="002F3D5A" w:rsidRDefault="00A77612" w:rsidP="00D53AF6">
      <w:pPr>
        <w:spacing w:after="0" w:line="276" w:lineRule="auto"/>
        <w:ind w:firstLine="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19360" behindDoc="0" locked="0" layoutInCell="1" allowOverlap="1" wp14:anchorId="0E29DDD0" wp14:editId="784A573F">
                <wp:simplePos x="0" y="0"/>
                <wp:positionH relativeFrom="column">
                  <wp:posOffset>-89854</wp:posOffset>
                </wp:positionH>
                <wp:positionV relativeFrom="paragraph">
                  <wp:posOffset>799465</wp:posOffset>
                </wp:positionV>
                <wp:extent cx="6023875" cy="352411"/>
                <wp:effectExtent l="0" t="19050" r="15240" b="10160"/>
                <wp:wrapNone/>
                <wp:docPr id="90579098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58999707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225B66" w14:textId="77777777" w:rsidR="00CC5C7C" w:rsidRPr="002F3D5A" w:rsidRDefault="00CC5C7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81339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96430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85DB3" w14:textId="6AF887B9" w:rsidR="00CC5C7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29DDD0" id="_x0000_s1112" style="position:absolute;left:0;text-align:left;margin-left:-7.1pt;margin-top:62.95pt;width:474.3pt;height:27.75pt;z-index:25161936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">
                <v:rect id="Rectangle 7" o:spid="_x0000_s111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" filled="f" strokecolor="white [3212]" strokeweight="1pt">
                  <v:textbox>
                    <w:txbxContent>
                      <w:p w14:paraId="57225B66" w14:textId="77777777" w:rsidR="00CC5C7C" w:rsidRPr="002F3D5A" w:rsidRDefault="00CC5C7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1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" strokecolor="black [3213]" strokeweight="2.25pt">
                  <v:stroke joinstyle="miter"/>
                </v:line>
                <v:rect id="Rectangle 9" o:spid="_x0000_s111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" fillcolor="black [3213]" strokecolor="black [3213]" strokeweight="1pt">
                  <v:textbox>
                    <w:txbxContent>
                      <w:p w14:paraId="4C685DB3" w14:textId="6AF887B9" w:rsidR="00CC5C7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9</w:t>
                        </w:r>
                      </w:p>
                    </w:txbxContent>
                  </v:textbox>
                </v:rect>
              </v:group>
            </w:pict>
          </mc:Fallback>
        </mc:AlternateContent>
      </w:r>
      <w:r w:rsidR="00833780" w:rsidRPr="002F3D5A">
        <w:rPr>
          <w:rFonts w:ascii="Times New Roman" w:hAnsi="Times New Roman" w:cs="Times New Roman"/>
          <w:sz w:val="28"/>
          <w:szCs w:val="28"/>
        </w:rPr>
        <w:t>Le système proposé est une application web accessible via un navigateur permettant :</w:t>
      </w:r>
    </w:p>
    <w:p w14:paraId="299D3B2A" w14:textId="5E25B7C8" w:rsidR="00796793" w:rsidRPr="002F3D5A" w:rsidRDefault="00C92B50" w:rsidP="00B84CD0">
      <w:pPr>
        <w:pStyle w:val="ListParagraph"/>
        <w:numPr>
          <w:ilvl w:val="0"/>
          <w:numId w:val="17"/>
        </w:numPr>
        <w:spacing w:after="0" w:line="276"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83878" behindDoc="0" locked="0" layoutInCell="1" allowOverlap="1" wp14:anchorId="680856A2" wp14:editId="065AE032">
                <wp:simplePos x="0" y="0"/>
                <wp:positionH relativeFrom="column">
                  <wp:posOffset>8525</wp:posOffset>
                </wp:positionH>
                <wp:positionV relativeFrom="paragraph">
                  <wp:posOffset>-676550</wp:posOffset>
                </wp:positionV>
                <wp:extent cx="5919741" cy="526394"/>
                <wp:effectExtent l="0" t="0" r="24130" b="26670"/>
                <wp:wrapNone/>
                <wp:docPr id="1030854431" name="Rectangle 2"/>
                <wp:cNvGraphicFramePr/>
                <a:graphic xmlns:a="http://schemas.openxmlformats.org/drawingml/2006/main">
                  <a:graphicData uri="http://schemas.microsoft.com/office/word/2010/wordprocessingShape">
                    <wps:wsp>
                      <wps:cNvSpPr/>
                      <wps:spPr>
                        <a:xfrm>
                          <a:off x="0" y="0"/>
                          <a:ext cx="5919741"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93F5FA" w14:textId="41D92F62"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45052DC" w14:textId="77777777" w:rsidR="00A77612" w:rsidRPr="002F3D5A" w:rsidRDefault="00A77612" w:rsidP="000B5098">
                            <w:pPr>
                              <w:jc w:val="center"/>
                              <w:rPr>
                                <w:rFonts w:ascii="Times New Roman" w:hAnsi="Times New Roman" w:cs="Times New Roman"/>
                                <w:b/>
                                <w:bCs/>
                              </w:rPr>
                            </w:pPr>
                          </w:p>
                          <w:p w14:paraId="08879000" w14:textId="77777777" w:rsidR="00A77612" w:rsidRPr="002F3D5A" w:rsidRDefault="00A7761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0856A2" id="_x0000_s1116" style="position:absolute;left:0;text-align:left;margin-left:.65pt;margin-top:-53.25pt;width:466.1pt;height:41.45pt;z-index:2516838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" fillcolor="navy" strokecolor="white [3212]" strokeweight="1pt">
                <v:textbox>
                  <w:txbxContent>
                    <w:p w14:paraId="5193F5FA" w14:textId="41D92F62"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45052DC" w14:textId="77777777" w:rsidR="00A77612" w:rsidRPr="002F3D5A" w:rsidRDefault="00A77612" w:rsidP="000B5098">
                      <w:pPr>
                        <w:jc w:val="center"/>
                        <w:rPr>
                          <w:rFonts w:ascii="Times New Roman" w:hAnsi="Times New Roman" w:cs="Times New Roman"/>
                          <w:b/>
                          <w:bCs/>
                        </w:rPr>
                      </w:pPr>
                    </w:p>
                    <w:p w14:paraId="08879000" w14:textId="77777777" w:rsidR="00A77612" w:rsidRPr="002F3D5A" w:rsidRDefault="00A77612" w:rsidP="000B5098">
                      <w:pPr>
                        <w:jc w:val="center"/>
                      </w:pPr>
                    </w:p>
                  </w:txbxContent>
                </v:textbox>
              </v:rect>
            </w:pict>
          </mc:Fallback>
        </mc:AlternateContent>
      </w:r>
      <w:r w:rsidR="00833780" w:rsidRPr="002F3D5A">
        <w:rPr>
          <w:rFonts w:ascii="Times New Roman" w:hAnsi="Times New Roman" w:cs="Times New Roman"/>
          <w:sz w:val="28"/>
          <w:szCs w:val="28"/>
        </w:rPr>
        <w:t>La gestion centralisée des médicaments</w:t>
      </w:r>
    </w:p>
    <w:p w14:paraId="5A2736EC" w14:textId="0C09E242" w:rsidR="00796793" w:rsidRPr="002F3D5A" w:rsidRDefault="00833780" w:rsidP="00B84CD0">
      <w:pPr>
        <w:pStyle w:val="ListParagraph"/>
        <w:numPr>
          <w:ilvl w:val="0"/>
          <w:numId w:val="17"/>
        </w:numPr>
        <w:jc w:val="both"/>
        <w:rPr>
          <w:rFonts w:ascii="Times New Roman" w:hAnsi="Times New Roman" w:cs="Times New Roman"/>
          <w:sz w:val="28"/>
          <w:szCs w:val="28"/>
        </w:rPr>
      </w:pPr>
      <w:r w:rsidRPr="002F3D5A">
        <w:rPr>
          <w:rFonts w:ascii="Times New Roman" w:hAnsi="Times New Roman" w:cs="Times New Roman"/>
          <w:sz w:val="28"/>
          <w:szCs w:val="28"/>
        </w:rPr>
        <w:t>Le suivi des mouvements de stock</w:t>
      </w:r>
    </w:p>
    <w:p w14:paraId="3489DCFA" w14:textId="3D728989" w:rsidR="00991256" w:rsidRPr="001B1925" w:rsidRDefault="00833780" w:rsidP="001B1925">
      <w:pPr>
        <w:pStyle w:val="ListParagraph"/>
        <w:numPr>
          <w:ilvl w:val="0"/>
          <w:numId w:val="17"/>
        </w:numPr>
        <w:spacing w:line="360" w:lineRule="auto"/>
        <w:jc w:val="both"/>
        <w:rPr>
          <w:rFonts w:ascii="Times New Roman" w:hAnsi="Times New Roman" w:cs="Times New Roman"/>
          <w:sz w:val="28"/>
          <w:szCs w:val="28"/>
        </w:rPr>
      </w:pPr>
      <w:r w:rsidRPr="002F3D5A">
        <w:rPr>
          <w:rFonts w:ascii="Times New Roman" w:hAnsi="Times New Roman" w:cs="Times New Roman"/>
          <w:sz w:val="28"/>
          <w:szCs w:val="28"/>
        </w:rPr>
        <w:t>La mise en place d’alertes automatiques</w:t>
      </w:r>
    </w:p>
    <w:p w14:paraId="179B3921" w14:textId="525D9F8A" w:rsidR="00C34BAE" w:rsidRPr="002F3D5A" w:rsidRDefault="00C34BAE" w:rsidP="00B84CD0">
      <w:pPr>
        <w:pStyle w:val="ListParagraph"/>
        <w:numPr>
          <w:ilvl w:val="0"/>
          <w:numId w:val="13"/>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Spécifications fonctionnelles</w:t>
      </w:r>
    </w:p>
    <w:p w14:paraId="3D32D3BC" w14:textId="6C4D67EA" w:rsidR="001B71C7" w:rsidRPr="002F3D5A" w:rsidRDefault="001B1925" w:rsidP="00BC042D">
      <w:pPr>
        <w:pStyle w:val="ListParagraph"/>
        <w:spacing w:after="0" w:line="276" w:lineRule="auto"/>
        <w:rPr>
          <w:rFonts w:ascii="Times New Roman" w:hAnsi="Times New Roman" w:cs="Times New Roman"/>
          <w:b/>
          <w:bCs/>
          <w:sz w:val="28"/>
          <w:szCs w:val="28"/>
        </w:rPr>
      </w:pPr>
      <w:r>
        <w:rPr>
          <w:rFonts w:ascii="Times New Roman" w:hAnsi="Times New Roman" w:cs="Times New Roman"/>
          <w:b/>
          <w:bCs/>
          <w:sz w:val="28"/>
          <w:szCs w:val="28"/>
        </w:rPr>
        <w:t>4</w:t>
      </w:r>
      <w:r w:rsidR="00BC042D" w:rsidRPr="002F3D5A">
        <w:rPr>
          <w:rFonts w:ascii="Times New Roman" w:hAnsi="Times New Roman" w:cs="Times New Roman"/>
          <w:b/>
          <w:bCs/>
          <w:sz w:val="28"/>
          <w:szCs w:val="28"/>
        </w:rPr>
        <w:t>.1 Besoins fonctionnels</w:t>
      </w:r>
    </w:p>
    <w:p w14:paraId="38EB6AE0" w14:textId="216AA691" w:rsidR="00C34BAE" w:rsidRPr="002F3D5A" w:rsidRDefault="00C34BAE" w:rsidP="00B84CD0">
      <w:pPr>
        <w:pStyle w:val="ListParagraph"/>
        <w:numPr>
          <w:ilvl w:val="0"/>
          <w:numId w:val="20"/>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Gestion des médicaments</w:t>
      </w:r>
    </w:p>
    <w:p w14:paraId="21850761" w14:textId="44A90A27" w:rsidR="00C81B84" w:rsidRPr="002F3D5A" w:rsidRDefault="00C34BAE" w:rsidP="00B84CD0">
      <w:pPr>
        <w:pStyle w:val="ListParagraph"/>
        <w:numPr>
          <w:ilvl w:val="0"/>
          <w:numId w:val="2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Ajouter, modifier, supprimer un médicament</w:t>
      </w:r>
    </w:p>
    <w:p w14:paraId="706E055C" w14:textId="5A1C8E75" w:rsidR="00C34BAE" w:rsidRPr="002F3D5A" w:rsidRDefault="00C34BAE" w:rsidP="00B84CD0">
      <w:pPr>
        <w:pStyle w:val="ListParagraph"/>
        <w:numPr>
          <w:ilvl w:val="0"/>
          <w:numId w:val="2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Enregistrer les informations (nom, lot, quantité, date d’expiration</w:t>
      </w:r>
      <w:r w:rsidR="002B2CA5">
        <w:rPr>
          <w:rFonts w:ascii="Times New Roman" w:hAnsi="Times New Roman" w:cs="Times New Roman"/>
          <w:sz w:val="28"/>
          <w:szCs w:val="28"/>
        </w:rPr>
        <w:t>,</w:t>
      </w:r>
      <w:r w:rsidR="009F2684">
        <w:rPr>
          <w:rFonts w:ascii="Times New Roman" w:hAnsi="Times New Roman" w:cs="Times New Roman"/>
          <w:sz w:val="28"/>
          <w:szCs w:val="28"/>
        </w:rPr>
        <w:t xml:space="preserve"> </w:t>
      </w:r>
      <w:r w:rsidR="002B2CA5">
        <w:rPr>
          <w:rFonts w:ascii="Times New Roman" w:hAnsi="Times New Roman" w:cs="Times New Roman"/>
          <w:sz w:val="28"/>
          <w:szCs w:val="28"/>
        </w:rPr>
        <w:t>…</w:t>
      </w:r>
      <w:r w:rsidRPr="002F3D5A">
        <w:rPr>
          <w:rFonts w:ascii="Times New Roman" w:hAnsi="Times New Roman" w:cs="Times New Roman"/>
          <w:sz w:val="28"/>
          <w:szCs w:val="28"/>
        </w:rPr>
        <w:t>)</w:t>
      </w:r>
    </w:p>
    <w:p w14:paraId="47D09454" w14:textId="153F10FA" w:rsidR="00C34BAE" w:rsidRPr="002F3D5A" w:rsidRDefault="00C34BAE" w:rsidP="00B84CD0">
      <w:pPr>
        <w:pStyle w:val="ListParagraph"/>
        <w:numPr>
          <w:ilvl w:val="0"/>
          <w:numId w:val="20"/>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Gestion des entrées</w:t>
      </w:r>
    </w:p>
    <w:p w14:paraId="26B2EF6A" w14:textId="6B523133" w:rsidR="000E0C6F" w:rsidRPr="002F3D5A" w:rsidRDefault="00C34BAE" w:rsidP="00B84CD0">
      <w:pPr>
        <w:pStyle w:val="ListParagraph"/>
        <w:numPr>
          <w:ilvl w:val="0"/>
          <w:numId w:val="22"/>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Enregistrement des livraisons</w:t>
      </w:r>
    </w:p>
    <w:p w14:paraId="090E358F" w14:textId="32FD89DD" w:rsidR="00C34BAE" w:rsidRPr="002F3D5A" w:rsidRDefault="00C34BAE" w:rsidP="00B84CD0">
      <w:pPr>
        <w:pStyle w:val="ListParagraph"/>
        <w:numPr>
          <w:ilvl w:val="0"/>
          <w:numId w:val="22"/>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Mise à jour automatique du stock</w:t>
      </w:r>
    </w:p>
    <w:p w14:paraId="01295996" w14:textId="5D49509F" w:rsidR="00C34BAE" w:rsidRPr="002F3D5A" w:rsidRDefault="00C34BAE" w:rsidP="00B84CD0">
      <w:pPr>
        <w:pStyle w:val="ListParagraph"/>
        <w:numPr>
          <w:ilvl w:val="0"/>
          <w:numId w:val="20"/>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Gestion des sorties</w:t>
      </w:r>
    </w:p>
    <w:p w14:paraId="2A5E9088" w14:textId="3846E805" w:rsidR="00C34BAE" w:rsidRPr="002F3D5A" w:rsidRDefault="00C34BAE" w:rsidP="00B84CD0">
      <w:pPr>
        <w:pStyle w:val="ListParagraph"/>
        <w:numPr>
          <w:ilvl w:val="0"/>
          <w:numId w:val="23"/>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Distribution des médicaments</w:t>
      </w:r>
    </w:p>
    <w:p w14:paraId="2BC5605D" w14:textId="0C49969B" w:rsidR="00B516DD" w:rsidRPr="002F3D5A" w:rsidRDefault="00C34BAE" w:rsidP="00ED3FFB">
      <w:pPr>
        <w:pStyle w:val="ListParagraph"/>
        <w:numPr>
          <w:ilvl w:val="0"/>
          <w:numId w:val="23"/>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Historique des opérations</w:t>
      </w:r>
    </w:p>
    <w:p w14:paraId="678B634D" w14:textId="171B9645" w:rsidR="00C34BAE" w:rsidRPr="002F3D5A" w:rsidRDefault="00C34BAE" w:rsidP="00B84CD0">
      <w:pPr>
        <w:pStyle w:val="ListParagraph"/>
        <w:numPr>
          <w:ilvl w:val="0"/>
          <w:numId w:val="20"/>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Gestion des alertes</w:t>
      </w:r>
    </w:p>
    <w:p w14:paraId="696D7B4A" w14:textId="1D8A188F" w:rsidR="00C34BAE" w:rsidRPr="002F3D5A" w:rsidRDefault="00C34BAE" w:rsidP="00B84CD0">
      <w:pPr>
        <w:pStyle w:val="ListParagraph"/>
        <w:numPr>
          <w:ilvl w:val="0"/>
          <w:numId w:val="24"/>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Alertes de stock minimum</w:t>
      </w:r>
    </w:p>
    <w:p w14:paraId="30580AC7" w14:textId="512B391F" w:rsidR="00ED3FFB" w:rsidRPr="006D2ABE" w:rsidRDefault="00C34BAE" w:rsidP="006D2ABE">
      <w:pPr>
        <w:pStyle w:val="ListParagraph"/>
        <w:numPr>
          <w:ilvl w:val="0"/>
          <w:numId w:val="24"/>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Alertes de péremption</w:t>
      </w:r>
    </w:p>
    <w:p w14:paraId="6C247F44" w14:textId="34BA0370" w:rsidR="00C34BAE" w:rsidRPr="002F3D5A" w:rsidRDefault="00C34BAE" w:rsidP="00B84CD0">
      <w:pPr>
        <w:pStyle w:val="ListParagraph"/>
        <w:numPr>
          <w:ilvl w:val="0"/>
          <w:numId w:val="20"/>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Rapports et statistiques</w:t>
      </w:r>
    </w:p>
    <w:p w14:paraId="4F334AEA" w14:textId="453B4630" w:rsidR="00C34BAE" w:rsidRPr="002F3D5A" w:rsidRDefault="00C34BAE" w:rsidP="00B84CD0">
      <w:pPr>
        <w:pStyle w:val="ListParagraph"/>
        <w:numPr>
          <w:ilvl w:val="0"/>
          <w:numId w:val="2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Rapport d’inventaire</w:t>
      </w:r>
    </w:p>
    <w:p w14:paraId="7DCDCC8B" w14:textId="5BDA1F62" w:rsidR="00C34BAE" w:rsidRPr="002F3D5A" w:rsidRDefault="00C34BAE" w:rsidP="00B84CD0">
      <w:pPr>
        <w:pStyle w:val="ListParagraph"/>
        <w:numPr>
          <w:ilvl w:val="0"/>
          <w:numId w:val="2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Rapport de consommation</w:t>
      </w:r>
    </w:p>
    <w:p w14:paraId="5B2CF305" w14:textId="03F1D4EB" w:rsidR="00C34BAE" w:rsidRPr="002F3D5A" w:rsidRDefault="00C34BAE" w:rsidP="00B84CD0">
      <w:pPr>
        <w:pStyle w:val="ListParagraph"/>
        <w:numPr>
          <w:ilvl w:val="0"/>
          <w:numId w:val="2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Historique des mouvements</w:t>
      </w:r>
    </w:p>
    <w:p w14:paraId="4C94F52F" w14:textId="403BAAC5" w:rsidR="00C24124" w:rsidRPr="002F3D5A" w:rsidRDefault="009F2684" w:rsidP="002D5A2F">
      <w:pPr>
        <w:spacing w:after="0" w:line="276" w:lineRule="auto"/>
        <w:ind w:left="720"/>
        <w:rPr>
          <w:rFonts w:ascii="Times New Roman" w:hAnsi="Times New Roman" w:cs="Times New Roman"/>
          <w:b/>
          <w:bCs/>
          <w:sz w:val="28"/>
          <w:szCs w:val="28"/>
        </w:rPr>
      </w:pPr>
      <w:r>
        <w:rPr>
          <w:rFonts w:ascii="Times New Roman" w:hAnsi="Times New Roman" w:cs="Times New Roman"/>
          <w:b/>
          <w:bCs/>
          <w:sz w:val="28"/>
          <w:szCs w:val="28"/>
        </w:rPr>
        <w:t>4</w:t>
      </w:r>
      <w:r w:rsidR="002D5A2F" w:rsidRPr="002F3D5A">
        <w:rPr>
          <w:rFonts w:ascii="Times New Roman" w:hAnsi="Times New Roman" w:cs="Times New Roman"/>
          <w:b/>
          <w:bCs/>
          <w:sz w:val="28"/>
          <w:szCs w:val="28"/>
        </w:rPr>
        <w:t>.2 E</w:t>
      </w:r>
      <w:r w:rsidR="00C24124" w:rsidRPr="002F3D5A">
        <w:rPr>
          <w:rFonts w:ascii="Times New Roman" w:hAnsi="Times New Roman" w:cs="Times New Roman"/>
          <w:b/>
          <w:bCs/>
          <w:sz w:val="28"/>
          <w:szCs w:val="28"/>
        </w:rPr>
        <w:t>xigences non fonctionnelles</w:t>
      </w:r>
    </w:p>
    <w:p w14:paraId="091DBA9A" w14:textId="320E7D3C" w:rsidR="00773C6E" w:rsidRPr="002F3D5A" w:rsidRDefault="00C24124" w:rsidP="00B84CD0">
      <w:pPr>
        <w:pStyle w:val="ListParagraph"/>
        <w:numPr>
          <w:ilvl w:val="0"/>
          <w:numId w:val="20"/>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Sécurité des données</w:t>
      </w:r>
    </w:p>
    <w:p w14:paraId="7AEF22B3" w14:textId="3A09D6A3" w:rsidR="00773C6E" w:rsidRPr="002F3D5A" w:rsidRDefault="00C24124" w:rsidP="00B84CD0">
      <w:pPr>
        <w:pStyle w:val="ListParagraph"/>
        <w:numPr>
          <w:ilvl w:val="0"/>
          <w:numId w:val="20"/>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Interface ergonomique et intuitive</w:t>
      </w:r>
    </w:p>
    <w:p w14:paraId="4366AF8B" w14:textId="77777777" w:rsidR="00773C6E" w:rsidRPr="002F3D5A" w:rsidRDefault="00C24124" w:rsidP="00B84CD0">
      <w:pPr>
        <w:pStyle w:val="ListParagraph"/>
        <w:numPr>
          <w:ilvl w:val="0"/>
          <w:numId w:val="20"/>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Performance et rapidité d’accès</w:t>
      </w:r>
    </w:p>
    <w:p w14:paraId="1933D8B1" w14:textId="75966BD1" w:rsidR="00F0371B" w:rsidRPr="002F3D5A" w:rsidRDefault="00C24124" w:rsidP="00B84CD0">
      <w:pPr>
        <w:pStyle w:val="ListParagraph"/>
        <w:numPr>
          <w:ilvl w:val="0"/>
          <w:numId w:val="20"/>
        </w:numPr>
        <w:spacing w:after="0" w:line="360" w:lineRule="auto"/>
        <w:rPr>
          <w:rFonts w:ascii="Times New Roman" w:hAnsi="Times New Roman" w:cs="Times New Roman"/>
          <w:sz w:val="28"/>
          <w:szCs w:val="28"/>
        </w:rPr>
      </w:pPr>
      <w:r w:rsidRPr="002F3D5A">
        <w:rPr>
          <w:rFonts w:ascii="Times New Roman" w:hAnsi="Times New Roman" w:cs="Times New Roman"/>
          <w:sz w:val="28"/>
          <w:szCs w:val="28"/>
        </w:rPr>
        <w:t>Sauvegarde régulière des données</w:t>
      </w:r>
    </w:p>
    <w:p w14:paraId="74AA7177" w14:textId="0D406A86" w:rsidR="000163C1" w:rsidRPr="002F3D5A" w:rsidRDefault="000163C1" w:rsidP="00B84CD0">
      <w:pPr>
        <w:pStyle w:val="ListParagraph"/>
        <w:numPr>
          <w:ilvl w:val="0"/>
          <w:numId w:val="13"/>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Contraintes</w:t>
      </w:r>
    </w:p>
    <w:p w14:paraId="7B992696" w14:textId="0761E335" w:rsidR="00A66C78" w:rsidRPr="002F3D5A" w:rsidRDefault="00C92B50" w:rsidP="00B84CD0">
      <w:pPr>
        <w:pStyle w:val="ListParagraph"/>
        <w:numPr>
          <w:ilvl w:val="0"/>
          <w:numId w:val="27"/>
        </w:numPr>
        <w:spacing w:after="0" w:line="276"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84902" behindDoc="0" locked="0" layoutInCell="1" allowOverlap="1" wp14:anchorId="077A9FD1" wp14:editId="6757A173">
                <wp:simplePos x="0" y="0"/>
                <wp:positionH relativeFrom="column">
                  <wp:posOffset>-89854</wp:posOffset>
                </wp:positionH>
                <wp:positionV relativeFrom="paragraph">
                  <wp:posOffset>1599976</wp:posOffset>
                </wp:positionV>
                <wp:extent cx="6023875" cy="352411"/>
                <wp:effectExtent l="0" t="19050" r="15240" b="10160"/>
                <wp:wrapNone/>
                <wp:docPr id="1602031760"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940843564"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9ADF26"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01506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1437796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F1D8F7" w14:textId="6F8591DC"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7A9FD1" id="_x0000_s1117" style="position:absolute;left:0;text-align:left;margin-left:-7.1pt;margin-top:126pt;width:474.3pt;height:27.75pt;z-index:25168490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">
                <v:rect id="Rectangle 7" o:spid="_x0000_s111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" filled="f" strokecolor="white [3212]" strokeweight="1pt">
                  <v:textbox>
                    <w:txbxContent>
                      <w:p w14:paraId="0A9ADF26"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1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" strokecolor="black [3213]" strokeweight="2.25pt">
                  <v:stroke joinstyle="miter"/>
                </v:line>
                <v:rect id="Rectangle 9" o:spid="_x0000_s112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" fillcolor="black [3213]" strokecolor="black [3213]" strokeweight="1pt">
                  <v:textbox>
                    <w:txbxContent>
                      <w:p w14:paraId="37F1D8F7" w14:textId="6F8591DC"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xbxContent>
                  </v:textbox>
                </v:rect>
              </v:group>
            </w:pict>
          </mc:Fallback>
        </mc:AlternateContent>
      </w:r>
      <w:r w:rsidR="000163C1" w:rsidRPr="002F3D5A">
        <w:rPr>
          <w:rFonts w:ascii="Times New Roman" w:hAnsi="Times New Roman" w:cs="Times New Roman"/>
          <w:sz w:val="28"/>
          <w:szCs w:val="28"/>
        </w:rPr>
        <w:t>Respect des procédures hospitalières</w:t>
      </w:r>
      <w:r w:rsidR="00EB53B1" w:rsidRPr="002F3D5A">
        <w:rPr>
          <w:rFonts w:ascii="Times New Roman" w:hAnsi="Times New Roman" w:cs="Times New Roman"/>
          <w:sz w:val="28"/>
          <w:szCs w:val="28"/>
        </w:rPr>
        <w:t xml:space="preserve"> : L’application doit se conformer aux règles et aux protocoles en vigueur au sein de l’hôpital </w:t>
      </w:r>
      <w:proofErr w:type="spellStart"/>
      <w:r w:rsidR="00EB53B1" w:rsidRPr="002F3D5A">
        <w:rPr>
          <w:rFonts w:ascii="Times New Roman" w:hAnsi="Times New Roman" w:cs="Times New Roman"/>
          <w:sz w:val="28"/>
          <w:szCs w:val="28"/>
        </w:rPr>
        <w:t>Laquintinie</w:t>
      </w:r>
      <w:proofErr w:type="spellEnd"/>
      <w:r w:rsidR="00EB53B1" w:rsidRPr="002F3D5A">
        <w:rPr>
          <w:rFonts w:ascii="Times New Roman" w:hAnsi="Times New Roman" w:cs="Times New Roman"/>
          <w:sz w:val="28"/>
          <w:szCs w:val="28"/>
        </w:rPr>
        <w:t>. Cela implique le respect des procédures liées à la gestion des médicaments, aux circuits d’approvisionnement, aux règles de validation des opérations et aux normes de sécurité internes.</w:t>
      </w:r>
      <w:r w:rsidR="00EB53B1" w:rsidRPr="002F3D5A">
        <w:rPr>
          <w:rFonts w:ascii="Times New Roman" w:hAnsi="Times New Roman" w:cs="Times New Roman"/>
          <w:sz w:val="28"/>
          <w:szCs w:val="28"/>
        </w:rPr>
        <w:br/>
      </w:r>
      <w:r w:rsidR="00891F1A">
        <w:rPr>
          <w:rFonts w:ascii="Times New Roman" w:hAnsi="Times New Roman" w:cs="Times New Roman"/>
          <w:noProof/>
          <w:sz w:val="28"/>
          <w:szCs w:val="28"/>
        </w:rPr>
        <w:lastRenderedPageBreak/>
        <mc:AlternateContent>
          <mc:Choice Requires="wps">
            <w:drawing>
              <wp:anchor distT="0" distB="0" distL="114300" distR="114300" simplePos="0" relativeHeight="251688998" behindDoc="0" locked="0" layoutInCell="1" allowOverlap="1" wp14:anchorId="28421F93" wp14:editId="27D996F7">
                <wp:simplePos x="0" y="0"/>
                <wp:positionH relativeFrom="column">
                  <wp:posOffset>9512</wp:posOffset>
                </wp:positionH>
                <wp:positionV relativeFrom="paragraph">
                  <wp:posOffset>-677446</wp:posOffset>
                </wp:positionV>
                <wp:extent cx="5919742" cy="526394"/>
                <wp:effectExtent l="0" t="0" r="24130" b="26670"/>
                <wp:wrapNone/>
                <wp:docPr id="765685218"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95F4FD" w14:textId="77777777"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FE45C83" w14:textId="77777777" w:rsidR="00A77612" w:rsidRPr="002F3D5A" w:rsidRDefault="00A77612" w:rsidP="000B5098">
                            <w:pPr>
                              <w:jc w:val="center"/>
                              <w:rPr>
                                <w:rFonts w:ascii="Times New Roman" w:hAnsi="Times New Roman" w:cs="Times New Roman"/>
                                <w:b/>
                                <w:bCs/>
                              </w:rPr>
                            </w:pPr>
                          </w:p>
                          <w:p w14:paraId="36BDD5D2" w14:textId="77777777" w:rsidR="00A77612" w:rsidRPr="002F3D5A" w:rsidRDefault="00A7761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21F93" id="_x0000_s1121" style="position:absolute;left:0;text-align:left;margin-left:.75pt;margin-top:-53.35pt;width:466.1pt;height:41.45pt;z-index:2516889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" fillcolor="navy" strokecolor="white [3212]" strokeweight="1pt">
                <v:textbox>
                  <w:txbxContent>
                    <w:p w14:paraId="1C95F4FD" w14:textId="77777777"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FE45C83" w14:textId="77777777" w:rsidR="00A77612" w:rsidRPr="002F3D5A" w:rsidRDefault="00A77612" w:rsidP="000B5098">
                      <w:pPr>
                        <w:jc w:val="center"/>
                        <w:rPr>
                          <w:rFonts w:ascii="Times New Roman" w:hAnsi="Times New Roman" w:cs="Times New Roman"/>
                          <w:b/>
                          <w:bCs/>
                        </w:rPr>
                      </w:pPr>
                    </w:p>
                    <w:p w14:paraId="36BDD5D2" w14:textId="77777777" w:rsidR="00A77612" w:rsidRPr="002F3D5A" w:rsidRDefault="00A77612" w:rsidP="000B5098">
                      <w:pPr>
                        <w:jc w:val="center"/>
                      </w:pPr>
                    </w:p>
                  </w:txbxContent>
                </v:textbox>
              </v:rect>
            </w:pict>
          </mc:Fallback>
        </mc:AlternateContent>
      </w:r>
      <w:r w:rsidR="00EB53B1" w:rsidRPr="002F3D5A">
        <w:rPr>
          <w:rFonts w:ascii="Times New Roman" w:hAnsi="Times New Roman" w:cs="Times New Roman"/>
          <w:sz w:val="28"/>
          <w:szCs w:val="28"/>
        </w:rPr>
        <w:t>Le système doit s’intégrer dans l’organisation existante sans perturber le fonctionnement des services.</w:t>
      </w:r>
    </w:p>
    <w:p w14:paraId="6A4A2D97" w14:textId="48D3E2DC" w:rsidR="00732DC7" w:rsidRPr="002F3D5A" w:rsidRDefault="000163C1"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Confidentialité des informations</w:t>
      </w:r>
      <w:r w:rsidR="001E503C" w:rsidRPr="002F3D5A">
        <w:rPr>
          <w:rFonts w:ascii="Times New Roman" w:hAnsi="Times New Roman" w:cs="Times New Roman"/>
          <w:sz w:val="28"/>
          <w:szCs w:val="28"/>
        </w:rPr>
        <w:t xml:space="preserve"> : Les données manipulées par l’application (stocks de médicaments) doivent être protégées contre tout accès non autorisé.</w:t>
      </w:r>
      <w:r w:rsidR="001E503C" w:rsidRPr="002F3D5A">
        <w:rPr>
          <w:rFonts w:ascii="Times New Roman" w:hAnsi="Times New Roman" w:cs="Times New Roman"/>
          <w:sz w:val="28"/>
          <w:szCs w:val="28"/>
        </w:rPr>
        <w:br/>
        <w:t>Il est nécessaire de mettre en place des mécanismes de sécurité tels que l’authentification des utilisateurs, la gestion des droits d’accès, la protection des bases de données et la sauvegarde des informations.</w:t>
      </w:r>
    </w:p>
    <w:p w14:paraId="39635462" w14:textId="34EEBB0F" w:rsidR="00732DC7" w:rsidRPr="002F3D5A" w:rsidRDefault="00732DC7"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Validation des</w:t>
      </w:r>
      <w:r w:rsidRPr="002F3D5A">
        <w:rPr>
          <w:rFonts w:ascii="Times New Roman" w:hAnsi="Times New Roman" w:cs="Times New Roman"/>
          <w:b/>
          <w:bCs/>
          <w:sz w:val="28"/>
          <w:szCs w:val="28"/>
        </w:rPr>
        <w:t xml:space="preserve"> </w:t>
      </w:r>
      <w:r w:rsidRPr="002F3D5A">
        <w:rPr>
          <w:rFonts w:ascii="Times New Roman" w:hAnsi="Times New Roman" w:cs="Times New Roman"/>
          <w:sz w:val="28"/>
          <w:szCs w:val="28"/>
        </w:rPr>
        <w:t>données : Contrôles stricts sur les dates de péremption et quantités pour éviter les erreurs critiques</w:t>
      </w:r>
      <w:r w:rsidR="00595A3C" w:rsidRPr="002F3D5A">
        <w:rPr>
          <w:rFonts w:ascii="Times New Roman" w:hAnsi="Times New Roman" w:cs="Times New Roman"/>
          <w:sz w:val="28"/>
          <w:szCs w:val="28"/>
        </w:rPr>
        <w:t>.</w:t>
      </w:r>
    </w:p>
    <w:p w14:paraId="298FF704" w14:textId="3C330582" w:rsidR="00F2306A" w:rsidRPr="002F3D5A" w:rsidRDefault="0054706A"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Continuité de service : L'application ne peut pas perturber le fonctionnement quotidien de la pharmacie pendant les tests.</w:t>
      </w:r>
    </w:p>
    <w:p w14:paraId="15736007" w14:textId="5CFAC2F9" w:rsidR="00483C85" w:rsidRPr="002F3D5A" w:rsidRDefault="00483C85"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Langue</w:t>
      </w:r>
      <w:r w:rsidRPr="002F3D5A">
        <w:rPr>
          <w:rFonts w:ascii="Times New Roman" w:hAnsi="Times New Roman" w:cs="Times New Roman"/>
          <w:b/>
          <w:bCs/>
          <w:sz w:val="28"/>
          <w:szCs w:val="28"/>
        </w:rPr>
        <w:t xml:space="preserve"> :</w:t>
      </w:r>
      <w:r w:rsidRPr="002F3D5A">
        <w:rPr>
          <w:rFonts w:ascii="Times New Roman" w:hAnsi="Times New Roman" w:cs="Times New Roman"/>
          <w:sz w:val="28"/>
          <w:szCs w:val="28"/>
        </w:rPr>
        <w:t xml:space="preserve"> L'intégralité de l'interface </w:t>
      </w:r>
      <w:r w:rsidR="009F2684">
        <w:rPr>
          <w:rFonts w:ascii="Times New Roman" w:hAnsi="Times New Roman" w:cs="Times New Roman"/>
          <w:sz w:val="28"/>
          <w:szCs w:val="28"/>
        </w:rPr>
        <w:t>sera</w:t>
      </w:r>
      <w:r w:rsidRPr="002F3D5A">
        <w:rPr>
          <w:rFonts w:ascii="Times New Roman" w:hAnsi="Times New Roman" w:cs="Times New Roman"/>
          <w:sz w:val="28"/>
          <w:szCs w:val="28"/>
        </w:rPr>
        <w:t xml:space="preserve"> en français, </w:t>
      </w:r>
      <w:r w:rsidR="004B3DA9">
        <w:rPr>
          <w:rFonts w:ascii="Times New Roman" w:hAnsi="Times New Roman" w:cs="Times New Roman"/>
          <w:sz w:val="28"/>
          <w:szCs w:val="28"/>
        </w:rPr>
        <w:t xml:space="preserve">et pourrait </w:t>
      </w:r>
      <w:r w:rsidR="00A06776">
        <w:rPr>
          <w:rFonts w:ascii="Times New Roman" w:hAnsi="Times New Roman" w:cs="Times New Roman"/>
          <w:sz w:val="28"/>
          <w:szCs w:val="28"/>
        </w:rPr>
        <w:t>être</w:t>
      </w:r>
      <w:r w:rsidR="004B3DA9">
        <w:rPr>
          <w:rFonts w:ascii="Times New Roman" w:hAnsi="Times New Roman" w:cs="Times New Roman"/>
          <w:sz w:val="28"/>
          <w:szCs w:val="28"/>
        </w:rPr>
        <w:t xml:space="preserve"> traduit en anglais en cas de demande</w:t>
      </w:r>
      <w:r w:rsidRPr="002F3D5A">
        <w:rPr>
          <w:rFonts w:ascii="Times New Roman" w:hAnsi="Times New Roman" w:cs="Times New Roman"/>
          <w:sz w:val="28"/>
          <w:szCs w:val="28"/>
        </w:rPr>
        <w:t xml:space="preserve"> de l'</w:t>
      </w:r>
      <w:r w:rsidR="00DE4030" w:rsidRPr="002F3D5A">
        <w:rPr>
          <w:rFonts w:ascii="Times New Roman" w:hAnsi="Times New Roman" w:cs="Times New Roman"/>
          <w:sz w:val="28"/>
          <w:szCs w:val="28"/>
        </w:rPr>
        <w:t>h</w:t>
      </w:r>
      <w:r w:rsidRPr="002F3D5A">
        <w:rPr>
          <w:rFonts w:ascii="Times New Roman" w:hAnsi="Times New Roman" w:cs="Times New Roman"/>
          <w:sz w:val="28"/>
          <w:szCs w:val="28"/>
        </w:rPr>
        <w:t xml:space="preserve">ôpital </w:t>
      </w:r>
      <w:proofErr w:type="spellStart"/>
      <w:r w:rsidRPr="002F3D5A">
        <w:rPr>
          <w:rFonts w:ascii="Times New Roman" w:hAnsi="Times New Roman" w:cs="Times New Roman"/>
          <w:sz w:val="28"/>
          <w:szCs w:val="28"/>
        </w:rPr>
        <w:t>Laquintinie</w:t>
      </w:r>
      <w:proofErr w:type="spellEnd"/>
      <w:r w:rsidRPr="002F3D5A">
        <w:rPr>
          <w:rFonts w:ascii="Times New Roman" w:hAnsi="Times New Roman" w:cs="Times New Roman"/>
          <w:sz w:val="28"/>
          <w:szCs w:val="28"/>
        </w:rPr>
        <w:t>.</w:t>
      </w:r>
    </w:p>
    <w:p w14:paraId="149519E8" w14:textId="0919A47A" w:rsidR="005B64DB" w:rsidRPr="002F3D5A" w:rsidRDefault="005B64DB" w:rsidP="00B84CD0">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2F3D5A">
        <w:rPr>
          <w:rFonts w:ascii="Times New Roman" w:eastAsia="Times New Roman" w:hAnsi="Times New Roman" w:cs="Times New Roman"/>
          <w:kern w:val="0"/>
          <w:sz w:val="28"/>
          <w:szCs w:val="28"/>
          <w14:ligatures w14:val="none"/>
        </w:rPr>
        <w:t>Calcul du Seuil d'Alerte : Le système doit permettre un recalcul dynamique du seuil de sécurité basé sur la consommation réelle du trimestre précédent (Consommation \ 3).</w:t>
      </w:r>
    </w:p>
    <w:p w14:paraId="01748B72" w14:textId="7428CEA8" w:rsidR="005B64DB" w:rsidRPr="002F3D5A" w:rsidRDefault="00627CFB"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Gestion des Expirations : Le logiciel doit signaler visuellement (code couleur rouge) tout lot dont la date de péremption est proche ou dépassée.</w:t>
      </w:r>
    </w:p>
    <w:p w14:paraId="72C6B97E" w14:textId="6B2E6921" w:rsidR="00DA3C77" w:rsidRPr="002F3D5A" w:rsidRDefault="00DA3C77" w:rsidP="00B84CD0">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Traçabilité totale : Chaque mouvement de stock (entrée ou sortie) doit obligatoirement être rattaché à un lot spécifique, à une date et à l'utilisateur qui a effectué l'opération.</w:t>
      </w:r>
    </w:p>
    <w:p w14:paraId="25C90B77" w14:textId="3FFD16D6" w:rsidR="00E35035" w:rsidRDefault="00A54BE2" w:rsidP="00891F1A">
      <w:pPr>
        <w:pStyle w:val="ListParagraph"/>
        <w:numPr>
          <w:ilvl w:val="0"/>
          <w:numId w:val="2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Responsive Design : L'interface doit être fluide et lisible, que l'agent utilise un ordinateur de bureau ou une tablette lors des inventaires en rayon.</w:t>
      </w:r>
    </w:p>
    <w:p w14:paraId="64F462EE" w14:textId="77777777" w:rsidR="00891F1A" w:rsidRPr="00891F1A" w:rsidRDefault="00891F1A" w:rsidP="00891F1A">
      <w:pPr>
        <w:spacing w:after="0" w:line="276" w:lineRule="auto"/>
        <w:rPr>
          <w:rFonts w:ascii="Times New Roman" w:hAnsi="Times New Roman" w:cs="Times New Roman"/>
          <w:sz w:val="8"/>
          <w:szCs w:val="8"/>
        </w:rPr>
      </w:pPr>
    </w:p>
    <w:p w14:paraId="4C81843E" w14:textId="51560DCB" w:rsidR="00E35035" w:rsidRPr="002F3D5A" w:rsidRDefault="00891F1A" w:rsidP="00891F1A">
      <w:pPr>
        <w:pStyle w:val="ListParagraph"/>
        <w:numPr>
          <w:ilvl w:val="0"/>
          <w:numId w:val="13"/>
        </w:numPr>
        <w:spacing w:line="360"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anchor distT="0" distB="0" distL="114300" distR="114300" simplePos="0" relativeHeight="251693094" behindDoc="0" locked="0" layoutInCell="1" allowOverlap="1" wp14:anchorId="68614291" wp14:editId="61814191">
                <wp:simplePos x="0" y="0"/>
                <wp:positionH relativeFrom="column">
                  <wp:posOffset>-88867</wp:posOffset>
                </wp:positionH>
                <wp:positionV relativeFrom="paragraph">
                  <wp:posOffset>2681755</wp:posOffset>
                </wp:positionV>
                <wp:extent cx="6023875" cy="352411"/>
                <wp:effectExtent l="0" t="19050" r="15240" b="10160"/>
                <wp:wrapNone/>
                <wp:docPr id="6544848"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42117328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A43F0"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78005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217344"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95CDCB" w14:textId="163BABFA"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614291" id="_x0000_s1122" style="position:absolute;left:0;text-align:left;margin-left:-7pt;margin-top:211.15pt;width:474.3pt;height:27.75pt;z-index:25169309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">
                <v:rect id="Rectangle 7" o:spid="_x0000_s112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" filled="f" strokecolor="white [3212]" strokeweight="1pt">
                  <v:textbox>
                    <w:txbxContent>
                      <w:p w14:paraId="1B3A43F0"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2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" strokecolor="black [3213]" strokeweight="2.25pt">
                  <v:stroke joinstyle="miter"/>
                </v:line>
                <v:rect id="Rectangle 9" o:spid="_x0000_s112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" fillcolor="black [3213]" strokecolor="black [3213]" strokeweight="1pt">
                  <v:textbox>
                    <w:txbxContent>
                      <w:p w14:paraId="1895CDCB" w14:textId="163BABFA"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xbxContent>
                  </v:textbox>
                </v:rect>
              </v:group>
            </w:pict>
          </mc:Fallback>
        </mc:AlternateContent>
      </w:r>
      <w:r w:rsidR="00E35035" w:rsidRPr="002F3D5A">
        <w:rPr>
          <w:rFonts w:ascii="Times New Roman" w:hAnsi="Times New Roman" w:cs="Times New Roman"/>
          <w:b/>
          <w:bCs/>
          <w:sz w:val="28"/>
          <w:szCs w:val="28"/>
        </w:rPr>
        <w:t>Planification prévisionnelle</w:t>
      </w:r>
    </w:p>
    <w:tbl>
      <w:tblPr>
        <w:tblStyle w:val="TableGrid"/>
        <w:tblpPr w:leftFromText="181" w:rightFromText="181" w:vertAnchor="text" w:tblpXSpec="center" w:tblpY="1"/>
        <w:tblOverlap w:val="never"/>
        <w:tblW w:w="9695" w:type="dxa"/>
        <w:tblLook w:val="04A0" w:firstRow="1" w:lastRow="0" w:firstColumn="1" w:lastColumn="0" w:noHBand="0" w:noVBand="1"/>
      </w:tblPr>
      <w:tblGrid>
        <w:gridCol w:w="1989"/>
        <w:gridCol w:w="1834"/>
        <w:gridCol w:w="1984"/>
        <w:gridCol w:w="3888"/>
      </w:tblGrid>
      <w:tr w:rsidR="00DD4ADE" w:rsidRPr="002F3D5A" w14:paraId="7686D4BA" w14:textId="77777777" w:rsidTr="00947B66">
        <w:trPr>
          <w:trHeight w:val="374"/>
        </w:trPr>
        <w:tc>
          <w:tcPr>
            <w:tcW w:w="1989" w:type="dxa"/>
          </w:tcPr>
          <w:p w14:paraId="27D70AAB" w14:textId="5C930406" w:rsidR="00DD4ADE" w:rsidRPr="002F3D5A" w:rsidRDefault="00DD4ADE" w:rsidP="0079164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Phase</w:t>
            </w:r>
          </w:p>
        </w:tc>
        <w:tc>
          <w:tcPr>
            <w:tcW w:w="1834" w:type="dxa"/>
          </w:tcPr>
          <w:p w14:paraId="7FC112AA" w14:textId="334FC72B" w:rsidR="00DD4ADE" w:rsidRPr="002F3D5A" w:rsidRDefault="00DD4ADE" w:rsidP="0079164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Durée</w:t>
            </w:r>
          </w:p>
        </w:tc>
        <w:tc>
          <w:tcPr>
            <w:tcW w:w="1984" w:type="dxa"/>
          </w:tcPr>
          <w:p w14:paraId="6FB1416C" w14:textId="09345AC0" w:rsidR="00DD4ADE" w:rsidRPr="002F3D5A" w:rsidRDefault="00EC018A" w:rsidP="0079164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Coût estimé (FCFA)</w:t>
            </w:r>
          </w:p>
        </w:tc>
        <w:tc>
          <w:tcPr>
            <w:tcW w:w="3888" w:type="dxa"/>
          </w:tcPr>
          <w:p w14:paraId="2CF60E14" w14:textId="41D6FCE9" w:rsidR="00DD4ADE" w:rsidRPr="002F3D5A" w:rsidRDefault="00DD4ADE" w:rsidP="0079164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Description des travaux</w:t>
            </w:r>
          </w:p>
        </w:tc>
      </w:tr>
      <w:tr w:rsidR="00DD4ADE" w:rsidRPr="002F3D5A" w14:paraId="66F612A2" w14:textId="77777777" w:rsidTr="00947B66">
        <w:trPr>
          <w:trHeight w:val="1860"/>
        </w:trPr>
        <w:tc>
          <w:tcPr>
            <w:tcW w:w="1989" w:type="dxa"/>
          </w:tcPr>
          <w:p w14:paraId="2D9BDE01" w14:textId="3DAA9F90"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Analyse des besoins</w:t>
            </w:r>
          </w:p>
        </w:tc>
        <w:tc>
          <w:tcPr>
            <w:tcW w:w="1834" w:type="dxa"/>
          </w:tcPr>
          <w:p w14:paraId="4FA09EB5" w14:textId="02AB59C6"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3 jours</w:t>
            </w:r>
          </w:p>
        </w:tc>
        <w:tc>
          <w:tcPr>
            <w:tcW w:w="1984" w:type="dxa"/>
          </w:tcPr>
          <w:p w14:paraId="4EF91886" w14:textId="2DF93F83" w:rsidR="00DD4ADE" w:rsidRPr="002F3D5A" w:rsidRDefault="0006063A"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70 000</w:t>
            </w:r>
          </w:p>
        </w:tc>
        <w:tc>
          <w:tcPr>
            <w:tcW w:w="3888" w:type="dxa"/>
          </w:tcPr>
          <w:p w14:paraId="5FF5777E" w14:textId="1AD09537"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Interview avec le personnel de la Pharmacie/Magasin Centrale, étude du fonctionnement existant, identification des exigences fonctionnelles et non fonctionnelles</w:t>
            </w:r>
          </w:p>
        </w:tc>
      </w:tr>
      <w:tr w:rsidR="00DD4ADE" w:rsidRPr="002F3D5A" w14:paraId="2E767407" w14:textId="77777777" w:rsidTr="00947B66">
        <w:trPr>
          <w:trHeight w:val="374"/>
        </w:trPr>
        <w:tc>
          <w:tcPr>
            <w:tcW w:w="1989" w:type="dxa"/>
          </w:tcPr>
          <w:p w14:paraId="0935C658" w14:textId="06F008A7"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lastRenderedPageBreak/>
              <w:t>Conception</w:t>
            </w:r>
          </w:p>
        </w:tc>
        <w:tc>
          <w:tcPr>
            <w:tcW w:w="1834" w:type="dxa"/>
          </w:tcPr>
          <w:p w14:paraId="6F06CA40" w14:textId="4990EA94" w:rsidR="00DD4ADE" w:rsidRPr="002F3D5A" w:rsidRDefault="00BB25B2" w:rsidP="0079164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6</w:t>
            </w:r>
            <w:r w:rsidR="00DD4ADE" w:rsidRPr="002F3D5A">
              <w:rPr>
                <w:rFonts w:ascii="Times New Roman" w:hAnsi="Times New Roman" w:cs="Times New Roman"/>
                <w:sz w:val="28"/>
                <w:szCs w:val="28"/>
              </w:rPr>
              <w:t xml:space="preserve"> jours</w:t>
            </w:r>
          </w:p>
        </w:tc>
        <w:tc>
          <w:tcPr>
            <w:tcW w:w="1984" w:type="dxa"/>
          </w:tcPr>
          <w:p w14:paraId="6A1D981B" w14:textId="5583E9DD" w:rsidR="00DD4ADE" w:rsidRPr="002F3D5A" w:rsidRDefault="00BF2655"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100 000</w:t>
            </w:r>
          </w:p>
        </w:tc>
        <w:tc>
          <w:tcPr>
            <w:tcW w:w="3888" w:type="dxa"/>
          </w:tcPr>
          <w:p w14:paraId="7289E080" w14:textId="350A604F"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Élaboration de l’architecture, modélisation des données, conception des interfaces et préparation des spécifications techniques</w:t>
            </w:r>
          </w:p>
        </w:tc>
      </w:tr>
      <w:tr w:rsidR="00DD4ADE" w:rsidRPr="002F3D5A" w14:paraId="1EAA0C92" w14:textId="77777777" w:rsidTr="00947B66">
        <w:trPr>
          <w:trHeight w:val="365"/>
        </w:trPr>
        <w:tc>
          <w:tcPr>
            <w:tcW w:w="1989" w:type="dxa"/>
          </w:tcPr>
          <w:p w14:paraId="114E0F2E" w14:textId="590DAF33" w:rsidR="00DD4ADE" w:rsidRPr="002F3D5A" w:rsidRDefault="00DD4ADE" w:rsidP="00C22FCD">
            <w:pPr>
              <w:spacing w:line="276" w:lineRule="auto"/>
              <w:jc w:val="both"/>
              <w:rPr>
                <w:rFonts w:ascii="Times New Roman" w:hAnsi="Times New Roman" w:cs="Times New Roman"/>
                <w:sz w:val="28"/>
                <w:szCs w:val="28"/>
              </w:rPr>
            </w:pPr>
            <w:r w:rsidRPr="002F3D5A">
              <w:rPr>
                <w:rFonts w:ascii="Times New Roman" w:hAnsi="Times New Roman" w:cs="Times New Roman"/>
                <w:sz w:val="28"/>
                <w:szCs w:val="28"/>
              </w:rPr>
              <w:t>Développement</w:t>
            </w:r>
          </w:p>
        </w:tc>
        <w:tc>
          <w:tcPr>
            <w:tcW w:w="1834" w:type="dxa"/>
          </w:tcPr>
          <w:p w14:paraId="7AA91AFE" w14:textId="31C0136D" w:rsidR="00DD4ADE" w:rsidRPr="002F3D5A" w:rsidRDefault="00BB25B2" w:rsidP="0079164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14</w:t>
            </w:r>
            <w:r w:rsidR="00DD4ADE" w:rsidRPr="002F3D5A">
              <w:rPr>
                <w:rFonts w:ascii="Times New Roman" w:hAnsi="Times New Roman" w:cs="Times New Roman"/>
                <w:sz w:val="28"/>
                <w:szCs w:val="28"/>
              </w:rPr>
              <w:t xml:space="preserve"> jours</w:t>
            </w:r>
          </w:p>
        </w:tc>
        <w:tc>
          <w:tcPr>
            <w:tcW w:w="1984" w:type="dxa"/>
          </w:tcPr>
          <w:p w14:paraId="0B53CDA2" w14:textId="3BAD1CCB" w:rsidR="00DD4ADE" w:rsidRPr="002F3D5A" w:rsidRDefault="00BF2655"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200 000</w:t>
            </w:r>
          </w:p>
        </w:tc>
        <w:tc>
          <w:tcPr>
            <w:tcW w:w="3888" w:type="dxa"/>
          </w:tcPr>
          <w:p w14:paraId="447D86D2" w14:textId="688682C6"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Implémentation des fonctionnalités, création de la base de données, développement backend et frontend</w:t>
            </w:r>
          </w:p>
        </w:tc>
      </w:tr>
      <w:tr w:rsidR="00DD4ADE" w:rsidRPr="002F3D5A" w14:paraId="081A37C4" w14:textId="77777777" w:rsidTr="00947B66">
        <w:trPr>
          <w:trHeight w:val="374"/>
        </w:trPr>
        <w:tc>
          <w:tcPr>
            <w:tcW w:w="1989" w:type="dxa"/>
          </w:tcPr>
          <w:p w14:paraId="7CB0EE30" w14:textId="26D79F08"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Tests et validation</w:t>
            </w:r>
          </w:p>
        </w:tc>
        <w:tc>
          <w:tcPr>
            <w:tcW w:w="1834" w:type="dxa"/>
          </w:tcPr>
          <w:p w14:paraId="2AAEADA3" w14:textId="2E19487D"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2 jours</w:t>
            </w:r>
          </w:p>
        </w:tc>
        <w:tc>
          <w:tcPr>
            <w:tcW w:w="1984" w:type="dxa"/>
          </w:tcPr>
          <w:p w14:paraId="2F37C4CC" w14:textId="35F50A1D" w:rsidR="00DD4ADE" w:rsidRPr="002F3D5A" w:rsidRDefault="00BF2655"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50 000</w:t>
            </w:r>
          </w:p>
        </w:tc>
        <w:tc>
          <w:tcPr>
            <w:tcW w:w="3888" w:type="dxa"/>
          </w:tcPr>
          <w:p w14:paraId="0A4805FC" w14:textId="2A26D7F6"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Vérification du bon fonctionnement, correction des anomalies, validation avec les utilisateurs</w:t>
            </w:r>
          </w:p>
        </w:tc>
      </w:tr>
      <w:tr w:rsidR="00DD4ADE" w:rsidRPr="002F3D5A" w14:paraId="462CF699" w14:textId="77777777" w:rsidTr="00947B66">
        <w:trPr>
          <w:trHeight w:val="374"/>
        </w:trPr>
        <w:tc>
          <w:tcPr>
            <w:tcW w:w="1989" w:type="dxa"/>
          </w:tcPr>
          <w:p w14:paraId="70DA1BEA" w14:textId="35386412" w:rsidR="00DD4ADE" w:rsidRPr="002F3D5A" w:rsidRDefault="00DD4ADE" w:rsidP="00C22FCD">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Déploiement</w:t>
            </w:r>
          </w:p>
        </w:tc>
        <w:tc>
          <w:tcPr>
            <w:tcW w:w="1834" w:type="dxa"/>
          </w:tcPr>
          <w:p w14:paraId="7A6DC54F" w14:textId="14D8B56A" w:rsidR="00DD4ADE" w:rsidRPr="002F3D5A" w:rsidRDefault="00371DA2" w:rsidP="0079164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5</w:t>
            </w:r>
            <w:r w:rsidR="00DD4ADE" w:rsidRPr="002F3D5A">
              <w:rPr>
                <w:rFonts w:ascii="Times New Roman" w:hAnsi="Times New Roman" w:cs="Times New Roman"/>
                <w:sz w:val="28"/>
                <w:szCs w:val="28"/>
              </w:rPr>
              <w:t xml:space="preserve"> jours</w:t>
            </w:r>
          </w:p>
        </w:tc>
        <w:tc>
          <w:tcPr>
            <w:tcW w:w="1984" w:type="dxa"/>
          </w:tcPr>
          <w:p w14:paraId="5923A7EA" w14:textId="16CB0369" w:rsidR="00DD4ADE" w:rsidRPr="002F3D5A" w:rsidRDefault="00BF2655"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40 000</w:t>
            </w:r>
          </w:p>
        </w:tc>
        <w:tc>
          <w:tcPr>
            <w:tcW w:w="3888" w:type="dxa"/>
          </w:tcPr>
          <w:p w14:paraId="603757B7" w14:textId="4DD0AA57" w:rsidR="00DD4ADE" w:rsidRPr="002F3D5A" w:rsidRDefault="00DD4ADE" w:rsidP="0079164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Installation du système, configuration de l’environnement, mise en production et formation des utilisateurs</w:t>
            </w:r>
          </w:p>
        </w:tc>
      </w:tr>
      <w:tr w:rsidR="004614D8" w:rsidRPr="002F3D5A" w14:paraId="32021951" w14:textId="77777777" w:rsidTr="00BF4040">
        <w:trPr>
          <w:trHeight w:val="374"/>
        </w:trPr>
        <w:tc>
          <w:tcPr>
            <w:tcW w:w="1989" w:type="dxa"/>
          </w:tcPr>
          <w:p w14:paraId="41BF7C1B" w14:textId="203C56B0" w:rsidR="004614D8" w:rsidRPr="002F3D5A" w:rsidRDefault="004614D8" w:rsidP="00C22FCD">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TOTAL</w:t>
            </w:r>
          </w:p>
        </w:tc>
        <w:tc>
          <w:tcPr>
            <w:tcW w:w="7706" w:type="dxa"/>
            <w:gridSpan w:val="3"/>
          </w:tcPr>
          <w:p w14:paraId="5B890142" w14:textId="06A1E05D" w:rsidR="004614D8" w:rsidRPr="002F3D5A" w:rsidRDefault="007A65A3" w:rsidP="00B84CD0">
            <w:pPr>
              <w:pStyle w:val="ListParagraph"/>
              <w:numPr>
                <w:ilvl w:val="0"/>
                <w:numId w:val="34"/>
              </w:numPr>
              <w:spacing w:line="276" w:lineRule="auto"/>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 </w:t>
            </w:r>
            <w:r w:rsidR="00190C78" w:rsidRPr="002F3D5A">
              <w:rPr>
                <w:rFonts w:ascii="Times New Roman" w:hAnsi="Times New Roman" w:cs="Times New Roman"/>
                <w:b/>
                <w:bCs/>
                <w:sz w:val="28"/>
                <w:szCs w:val="28"/>
              </w:rPr>
              <w:t>0</w:t>
            </w:r>
            <w:r w:rsidR="0091797D" w:rsidRPr="002F3D5A">
              <w:rPr>
                <w:rFonts w:ascii="Times New Roman" w:hAnsi="Times New Roman" w:cs="Times New Roman"/>
                <w:b/>
                <w:bCs/>
                <w:sz w:val="28"/>
                <w:szCs w:val="28"/>
              </w:rPr>
              <w:t>0</w:t>
            </w:r>
            <w:r w:rsidR="005D0916" w:rsidRPr="002F3D5A">
              <w:rPr>
                <w:rFonts w:ascii="Times New Roman" w:hAnsi="Times New Roman" w:cs="Times New Roman"/>
                <w:b/>
                <w:bCs/>
                <w:sz w:val="28"/>
                <w:szCs w:val="28"/>
              </w:rPr>
              <w:t>0 FCFA</w:t>
            </w:r>
          </w:p>
        </w:tc>
      </w:tr>
    </w:tbl>
    <w:p w14:paraId="1F420673" w14:textId="0D511A20" w:rsidR="00482631" w:rsidRPr="002F3D5A" w:rsidRDefault="00891F1A" w:rsidP="00482631">
      <w:pPr>
        <w:pStyle w:val="ListParagraph"/>
        <w:spacing w:after="0" w:line="276"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7190" behindDoc="0" locked="0" layoutInCell="1" allowOverlap="1" wp14:anchorId="1144E807" wp14:editId="36BD4E96">
                <wp:simplePos x="0" y="0"/>
                <wp:positionH relativeFrom="column">
                  <wp:posOffset>9512</wp:posOffset>
                </wp:positionH>
                <wp:positionV relativeFrom="paragraph">
                  <wp:posOffset>-672160</wp:posOffset>
                </wp:positionV>
                <wp:extent cx="5919742" cy="526394"/>
                <wp:effectExtent l="0" t="0" r="24130" b="26670"/>
                <wp:wrapNone/>
                <wp:docPr id="623570014"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9A55A7" w14:textId="77777777" w:rsidR="00F242E1" w:rsidRPr="002F3D5A" w:rsidRDefault="00F242E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01D4D1D8" w14:textId="77777777" w:rsidR="00F242E1" w:rsidRPr="002F3D5A" w:rsidRDefault="00F242E1" w:rsidP="000B5098">
                            <w:pPr>
                              <w:jc w:val="center"/>
                              <w:rPr>
                                <w:rFonts w:ascii="Times New Roman" w:hAnsi="Times New Roman" w:cs="Times New Roman"/>
                                <w:b/>
                                <w:bCs/>
                              </w:rPr>
                            </w:pPr>
                          </w:p>
                          <w:p w14:paraId="5C830DC7" w14:textId="77777777" w:rsidR="00F242E1" w:rsidRPr="002F3D5A" w:rsidRDefault="00F242E1"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4E807" id="_x0000_s1126" style="position:absolute;left:0;text-align:left;margin-left:.75pt;margin-top:-52.95pt;width:466.1pt;height:41.45pt;z-index:2516971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" fillcolor="navy" strokecolor="white [3212]" strokeweight="1pt">
                <v:textbox>
                  <w:txbxContent>
                    <w:p w14:paraId="7E9A55A7" w14:textId="77777777" w:rsidR="00F242E1" w:rsidRPr="002F3D5A" w:rsidRDefault="00F242E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01D4D1D8" w14:textId="77777777" w:rsidR="00F242E1" w:rsidRPr="002F3D5A" w:rsidRDefault="00F242E1" w:rsidP="000B5098">
                      <w:pPr>
                        <w:jc w:val="center"/>
                        <w:rPr>
                          <w:rFonts w:ascii="Times New Roman" w:hAnsi="Times New Roman" w:cs="Times New Roman"/>
                          <w:b/>
                          <w:bCs/>
                        </w:rPr>
                      </w:pPr>
                    </w:p>
                    <w:p w14:paraId="5C830DC7" w14:textId="77777777" w:rsidR="00F242E1" w:rsidRPr="002F3D5A" w:rsidRDefault="00F242E1" w:rsidP="000B5098">
                      <w:pPr>
                        <w:jc w:val="center"/>
                      </w:pPr>
                    </w:p>
                  </w:txbxContent>
                </v:textbox>
              </v:rect>
            </w:pict>
          </mc:Fallback>
        </mc:AlternateContent>
      </w:r>
    </w:p>
    <w:p w14:paraId="0BC24FB3" w14:textId="1636EFB5" w:rsidR="002F2634" w:rsidRPr="002F3D5A" w:rsidRDefault="007B5A31" w:rsidP="006E3293">
      <w:pPr>
        <w:spacing w:after="0" w:line="276" w:lineRule="auto"/>
        <w:ind w:firstLine="720"/>
        <w:rPr>
          <w:rFonts w:ascii="Times New Roman" w:hAnsi="Times New Roman" w:cs="Times New Roman"/>
          <w:b/>
          <w:bCs/>
          <w:sz w:val="28"/>
          <w:szCs w:val="28"/>
        </w:rPr>
      </w:pPr>
      <w:r>
        <w:rPr>
          <w:rFonts w:ascii="Times New Roman" w:hAnsi="Times New Roman" w:cs="Times New Roman"/>
          <w:b/>
          <w:bCs/>
          <w:sz w:val="28"/>
          <w:szCs w:val="28"/>
        </w:rPr>
        <w:t>7</w:t>
      </w:r>
      <w:r w:rsidR="006E3293" w:rsidRPr="002F3D5A">
        <w:rPr>
          <w:rFonts w:ascii="Times New Roman" w:hAnsi="Times New Roman" w:cs="Times New Roman"/>
          <w:b/>
          <w:bCs/>
          <w:sz w:val="28"/>
          <w:szCs w:val="28"/>
        </w:rPr>
        <w:t xml:space="preserve">- </w:t>
      </w:r>
      <w:r w:rsidR="002F2634" w:rsidRPr="002F3D5A">
        <w:rPr>
          <w:rFonts w:ascii="Times New Roman" w:hAnsi="Times New Roman" w:cs="Times New Roman"/>
          <w:b/>
          <w:bCs/>
          <w:sz w:val="28"/>
          <w:szCs w:val="28"/>
        </w:rPr>
        <w:t>Livrables attendus</w:t>
      </w:r>
    </w:p>
    <w:p w14:paraId="63F3C1C4" w14:textId="77777777" w:rsidR="00CC59AA" w:rsidRPr="002F3D5A" w:rsidRDefault="002F2634" w:rsidP="00B84CD0">
      <w:pPr>
        <w:pStyle w:val="ListParagraph"/>
        <w:numPr>
          <w:ilvl w:val="0"/>
          <w:numId w:val="28"/>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Cahier de charges validé</w:t>
      </w:r>
    </w:p>
    <w:p w14:paraId="1FF1F42A" w14:textId="77777777" w:rsidR="00CC59AA" w:rsidRPr="002F3D5A" w:rsidRDefault="002F2634" w:rsidP="00B84CD0">
      <w:pPr>
        <w:pStyle w:val="ListParagraph"/>
        <w:numPr>
          <w:ilvl w:val="0"/>
          <w:numId w:val="28"/>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Application fonctionnelle</w:t>
      </w:r>
    </w:p>
    <w:p w14:paraId="242F89C4" w14:textId="77777777" w:rsidR="00800896" w:rsidRPr="002F3D5A" w:rsidRDefault="002F2634" w:rsidP="00B84CD0">
      <w:pPr>
        <w:pStyle w:val="ListParagraph"/>
        <w:numPr>
          <w:ilvl w:val="0"/>
          <w:numId w:val="28"/>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Documentation technique</w:t>
      </w:r>
    </w:p>
    <w:p w14:paraId="6A45D244" w14:textId="56480689" w:rsidR="002F2634" w:rsidRDefault="002F2634" w:rsidP="00891F1A">
      <w:pPr>
        <w:pStyle w:val="ListParagraph"/>
        <w:numPr>
          <w:ilvl w:val="0"/>
          <w:numId w:val="28"/>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Rapport de stage</w:t>
      </w:r>
    </w:p>
    <w:p w14:paraId="111F9AAD" w14:textId="77777777" w:rsidR="00891F1A" w:rsidRPr="00891F1A" w:rsidRDefault="00891F1A" w:rsidP="00891F1A">
      <w:pPr>
        <w:spacing w:after="0" w:line="276" w:lineRule="auto"/>
        <w:rPr>
          <w:rFonts w:ascii="Times New Roman" w:hAnsi="Times New Roman" w:cs="Times New Roman"/>
          <w:sz w:val="12"/>
          <w:szCs w:val="12"/>
        </w:rPr>
      </w:pPr>
    </w:p>
    <w:p w14:paraId="34D9548C" w14:textId="0BA0B2E5" w:rsidR="00AD15F7" w:rsidRPr="002F3D5A" w:rsidRDefault="007F4FE7" w:rsidP="00891F1A">
      <w:pPr>
        <w:pStyle w:val="ListParagraph"/>
        <w:spacing w:after="0" w:line="276" w:lineRule="auto"/>
        <w:rPr>
          <w:rFonts w:ascii="Times New Roman" w:hAnsi="Times New Roman" w:cs="Times New Roman"/>
          <w:b/>
          <w:bCs/>
          <w:sz w:val="28"/>
          <w:szCs w:val="28"/>
        </w:rPr>
      </w:pPr>
      <w:r>
        <w:rPr>
          <w:rFonts w:ascii="Times New Roman" w:hAnsi="Times New Roman" w:cs="Times New Roman"/>
          <w:b/>
          <w:bCs/>
          <w:sz w:val="28"/>
          <w:szCs w:val="28"/>
        </w:rPr>
        <w:t>8</w:t>
      </w:r>
      <w:r w:rsidR="003D3BED" w:rsidRPr="002F3D5A">
        <w:rPr>
          <w:rFonts w:ascii="Times New Roman" w:hAnsi="Times New Roman" w:cs="Times New Roman"/>
          <w:b/>
          <w:bCs/>
          <w:sz w:val="28"/>
          <w:szCs w:val="28"/>
        </w:rPr>
        <w:t>- Conclusion</w:t>
      </w:r>
    </w:p>
    <w:p w14:paraId="17DBB05C" w14:textId="67263DDB" w:rsidR="00AD15F7" w:rsidRPr="002F3D5A" w:rsidRDefault="00891F1A" w:rsidP="00891F1A">
      <w:pPr>
        <w:pStyle w:val="ListParagraph"/>
        <w:spacing w:after="0" w:line="276"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1286" behindDoc="0" locked="0" layoutInCell="1" allowOverlap="1" wp14:anchorId="18086F38" wp14:editId="177CB473">
                <wp:simplePos x="0" y="0"/>
                <wp:positionH relativeFrom="column">
                  <wp:posOffset>-88867</wp:posOffset>
                </wp:positionH>
                <wp:positionV relativeFrom="paragraph">
                  <wp:posOffset>2319376</wp:posOffset>
                </wp:positionV>
                <wp:extent cx="6023875" cy="352411"/>
                <wp:effectExtent l="0" t="19050" r="15240" b="10160"/>
                <wp:wrapNone/>
                <wp:docPr id="1334821001"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09538344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EB603C" w14:textId="77777777" w:rsidR="00F242E1" w:rsidRPr="002F3D5A" w:rsidRDefault="00F242E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37658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659831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15FC3" w14:textId="08BC040C" w:rsidR="00F242E1"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F4FE7">
                                <w:rPr>
                                  <w:rFonts w:ascii="Times New Roman" w:hAnsi="Times New Roman" w:cs="Times New Roman"/>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086F38" id="_x0000_s1127" style="position:absolute;left:0;text-align:left;margin-left:-7pt;margin-top:182.65pt;width:474.3pt;height:27.75pt;z-index:251701286"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">
                <v:rect id="Rectangle 7" o:spid="_x0000_s112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" filled="f" strokecolor="white [3212]" strokeweight="1pt">
                  <v:textbox>
                    <w:txbxContent>
                      <w:p w14:paraId="69EB603C" w14:textId="77777777" w:rsidR="00F242E1" w:rsidRPr="002F3D5A" w:rsidRDefault="00F242E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2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" strokecolor="black [3213]" strokeweight="2.25pt">
                  <v:stroke joinstyle="miter"/>
                </v:line>
                <v:rect id="Rectangle 9" o:spid="_x0000_s113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" fillcolor="black [3213]" strokecolor="black [3213]" strokeweight="1pt">
                  <v:textbox>
                    <w:txbxContent>
                      <w:p w14:paraId="41F15FC3" w14:textId="08BC040C" w:rsidR="00F242E1"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F4FE7">
                          <w:rPr>
                            <w:rFonts w:ascii="Times New Roman" w:hAnsi="Times New Roman" w:cs="Times New Roman"/>
                            <w:sz w:val="28"/>
                            <w:szCs w:val="28"/>
                            <w:lang w:val="en-US"/>
                          </w:rPr>
                          <w:t>2</w:t>
                        </w:r>
                      </w:p>
                    </w:txbxContent>
                  </v:textbox>
                </v:rect>
              </v:group>
            </w:pict>
          </mc:Fallback>
        </mc:AlternateContent>
      </w:r>
      <w:r w:rsidR="001A4CA6" w:rsidRPr="002F3D5A">
        <w:rPr>
          <w:rFonts w:ascii="Times New Roman" w:hAnsi="Times New Roman" w:cs="Times New Roman"/>
          <w:sz w:val="28"/>
          <w:szCs w:val="28"/>
        </w:rPr>
        <w:t>En conclusion, ce cahier de charges a permis d’identifier et de formaliser les besoins liés à la mise en place d’une application web de gestion et de suivi des stocks d</w:t>
      </w:r>
      <w:r w:rsidR="002F00B1">
        <w:rPr>
          <w:rFonts w:ascii="Times New Roman" w:hAnsi="Times New Roman" w:cs="Times New Roman"/>
          <w:sz w:val="28"/>
          <w:szCs w:val="28"/>
        </w:rPr>
        <w:t>ans une</w:t>
      </w:r>
      <w:r w:rsidR="001A4CA6" w:rsidRPr="002F3D5A">
        <w:rPr>
          <w:rFonts w:ascii="Times New Roman" w:hAnsi="Times New Roman" w:cs="Times New Roman"/>
          <w:sz w:val="28"/>
          <w:szCs w:val="28"/>
        </w:rPr>
        <w:t xml:space="preserve"> pharmacie hospitalière, en précisant les fonctionnalités attendues, les contraintes et les exigences du système. Il constitue une base essentielle pour guider la conception et le développement de la solution, dont l’objectif est d’améliorer la gestion des médicaments, d’assurer une meilleure traçabilité et de contribuer à l’efficacité des services au sein de l’établissement hospitalier.</w:t>
      </w:r>
    </w:p>
    <w:p w14:paraId="10A3A48F" w14:textId="65F2CF9A" w:rsidR="007C2197" w:rsidRPr="00962456" w:rsidRDefault="00C74468" w:rsidP="00962456">
      <w:pPr>
        <w:pStyle w:val="ListParagraph"/>
        <w:numPr>
          <w:ilvl w:val="0"/>
          <w:numId w:val="12"/>
        </w:numPr>
        <w:spacing w:after="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05382" behindDoc="0" locked="0" layoutInCell="1" allowOverlap="1" wp14:anchorId="2936084A" wp14:editId="26235F18">
                <wp:simplePos x="0" y="0"/>
                <wp:positionH relativeFrom="column">
                  <wp:posOffset>9512</wp:posOffset>
                </wp:positionH>
                <wp:positionV relativeFrom="paragraph">
                  <wp:posOffset>-698588</wp:posOffset>
                </wp:positionV>
                <wp:extent cx="5919742" cy="526394"/>
                <wp:effectExtent l="0" t="0" r="24130" b="26670"/>
                <wp:wrapNone/>
                <wp:docPr id="1428094472"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C202D3" w14:textId="77777777" w:rsidR="00891F1A" w:rsidRPr="002F3D5A" w:rsidRDefault="00891F1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2F32C6C" w14:textId="77777777" w:rsidR="00891F1A" w:rsidRPr="002F3D5A" w:rsidRDefault="00891F1A" w:rsidP="000B5098">
                            <w:pPr>
                              <w:jc w:val="center"/>
                              <w:rPr>
                                <w:rFonts w:ascii="Times New Roman" w:hAnsi="Times New Roman" w:cs="Times New Roman"/>
                                <w:b/>
                                <w:bCs/>
                              </w:rPr>
                            </w:pPr>
                          </w:p>
                          <w:p w14:paraId="25FC07EC" w14:textId="77777777" w:rsidR="00891F1A" w:rsidRPr="002F3D5A" w:rsidRDefault="00891F1A"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6084A" id="_x0000_s1131" style="position:absolute;left:0;text-align:left;margin-left:.75pt;margin-top:-55pt;width:466.1pt;height:41.45pt;z-index:2517053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" fillcolor="navy" strokecolor="white [3212]" strokeweight="1pt">
                <v:textbox>
                  <w:txbxContent>
                    <w:p w14:paraId="39C202D3" w14:textId="77777777" w:rsidR="00891F1A" w:rsidRPr="002F3D5A" w:rsidRDefault="00891F1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2F32C6C" w14:textId="77777777" w:rsidR="00891F1A" w:rsidRPr="002F3D5A" w:rsidRDefault="00891F1A" w:rsidP="000B5098">
                      <w:pPr>
                        <w:jc w:val="center"/>
                        <w:rPr>
                          <w:rFonts w:ascii="Times New Roman" w:hAnsi="Times New Roman" w:cs="Times New Roman"/>
                          <w:b/>
                          <w:bCs/>
                        </w:rPr>
                      </w:pPr>
                    </w:p>
                    <w:p w14:paraId="25FC07EC" w14:textId="77777777" w:rsidR="00891F1A" w:rsidRPr="002F3D5A" w:rsidRDefault="00891F1A" w:rsidP="000B5098">
                      <w:pPr>
                        <w:jc w:val="center"/>
                      </w:pPr>
                    </w:p>
                  </w:txbxContent>
                </v:textbox>
              </v:rect>
            </w:pict>
          </mc:Fallback>
        </mc:AlternateContent>
      </w:r>
      <w:r w:rsidR="006309F9" w:rsidRPr="00962456">
        <w:rPr>
          <w:rFonts w:ascii="Times New Roman" w:hAnsi="Times New Roman" w:cs="Times New Roman"/>
          <w:b/>
          <w:bCs/>
          <w:sz w:val="28"/>
          <w:szCs w:val="28"/>
        </w:rPr>
        <w:t>CONCEPTION</w:t>
      </w:r>
      <w:r w:rsidR="00BC5856" w:rsidRPr="00962456">
        <w:rPr>
          <w:rFonts w:ascii="Times New Roman" w:hAnsi="Times New Roman" w:cs="Times New Roman"/>
          <w:b/>
          <w:bCs/>
          <w:sz w:val="28"/>
          <w:szCs w:val="28"/>
        </w:rPr>
        <w:t xml:space="preserve"> ET </w:t>
      </w:r>
      <w:r w:rsidR="00060B81" w:rsidRPr="00962456">
        <w:rPr>
          <w:rFonts w:ascii="Times New Roman" w:hAnsi="Times New Roman" w:cs="Times New Roman"/>
          <w:b/>
          <w:bCs/>
          <w:sz w:val="28"/>
          <w:szCs w:val="28"/>
        </w:rPr>
        <w:t>CHOIX D’</w:t>
      </w:r>
      <w:r w:rsidR="00BC5856" w:rsidRPr="00962456">
        <w:rPr>
          <w:rFonts w:ascii="Times New Roman" w:hAnsi="Times New Roman" w:cs="Times New Roman"/>
          <w:b/>
          <w:bCs/>
          <w:sz w:val="28"/>
          <w:szCs w:val="28"/>
        </w:rPr>
        <w:t>A</w:t>
      </w:r>
      <w:r w:rsidR="00060B81" w:rsidRPr="00962456">
        <w:rPr>
          <w:rFonts w:ascii="Times New Roman" w:hAnsi="Times New Roman" w:cs="Times New Roman"/>
          <w:b/>
          <w:bCs/>
          <w:sz w:val="28"/>
          <w:szCs w:val="28"/>
        </w:rPr>
        <w:t>RCHITECTURE TECHNIQUE</w:t>
      </w:r>
    </w:p>
    <w:p w14:paraId="5640158D" w14:textId="5F44940C" w:rsidR="003666D4" w:rsidRPr="002F3D5A" w:rsidRDefault="003666D4" w:rsidP="00A147A1">
      <w:pPr>
        <w:pStyle w:val="ListParagraph"/>
        <w:numPr>
          <w:ilvl w:val="0"/>
          <w:numId w:val="38"/>
        </w:numPr>
        <w:spacing w:after="0" w:line="360" w:lineRule="auto"/>
        <w:rPr>
          <w:rFonts w:ascii="Times New Roman" w:hAnsi="Times New Roman" w:cs="Times New Roman"/>
          <w:b/>
          <w:bCs/>
          <w:sz w:val="28"/>
          <w:szCs w:val="28"/>
        </w:rPr>
      </w:pPr>
      <w:r w:rsidRPr="002F3D5A">
        <w:rPr>
          <w:rFonts w:ascii="Times New Roman" w:hAnsi="Times New Roman" w:cs="Times New Roman"/>
          <w:b/>
          <w:bCs/>
          <w:sz w:val="28"/>
          <w:szCs w:val="28"/>
        </w:rPr>
        <w:t>Définition de la méthode UML</w:t>
      </w:r>
    </w:p>
    <w:p w14:paraId="7387A02E" w14:textId="77777777" w:rsidR="003666D4" w:rsidRPr="002F3D5A" w:rsidRDefault="003666D4" w:rsidP="003666D4">
      <w:pPr>
        <w:pStyle w:val="ListParagraph"/>
        <w:spacing w:after="0" w:line="276" w:lineRule="auto"/>
        <w:ind w:left="1080"/>
        <w:rPr>
          <w:rFonts w:ascii="Times New Roman" w:hAnsi="Times New Roman" w:cs="Times New Roman"/>
          <w:sz w:val="28"/>
          <w:szCs w:val="28"/>
        </w:rPr>
      </w:pPr>
      <w:r w:rsidRPr="002F3D5A">
        <w:rPr>
          <w:rFonts w:ascii="Times New Roman" w:hAnsi="Times New Roman" w:cs="Times New Roman"/>
          <w:sz w:val="28"/>
          <w:szCs w:val="28"/>
        </w:rPr>
        <w:t>L'UML (</w:t>
      </w:r>
      <w:proofErr w:type="spellStart"/>
      <w:r w:rsidRPr="002F3D5A">
        <w:rPr>
          <w:rFonts w:ascii="Times New Roman" w:hAnsi="Times New Roman" w:cs="Times New Roman"/>
          <w:sz w:val="28"/>
          <w:szCs w:val="28"/>
        </w:rPr>
        <w:t>Unified</w:t>
      </w:r>
      <w:proofErr w:type="spellEnd"/>
      <w:r w:rsidRPr="002F3D5A">
        <w:rPr>
          <w:rFonts w:ascii="Times New Roman" w:hAnsi="Times New Roman" w:cs="Times New Roman"/>
          <w:sz w:val="28"/>
          <w:szCs w:val="28"/>
        </w:rPr>
        <w:t xml:space="preserve"> Modeling </w:t>
      </w:r>
      <w:proofErr w:type="spellStart"/>
      <w:r w:rsidRPr="002F3D5A">
        <w:rPr>
          <w:rFonts w:ascii="Times New Roman" w:hAnsi="Times New Roman" w:cs="Times New Roman"/>
          <w:sz w:val="28"/>
          <w:szCs w:val="28"/>
        </w:rPr>
        <w:t>Language</w:t>
      </w:r>
      <w:proofErr w:type="spellEnd"/>
      <w:r w:rsidRPr="002F3D5A">
        <w:rPr>
          <w:rFonts w:ascii="Times New Roman" w:hAnsi="Times New Roman" w:cs="Times New Roman"/>
          <w:sz w:val="28"/>
          <w:szCs w:val="28"/>
        </w:rPr>
        <w:t>), ou Langage de Modélisation Unifié, n'est pas un langage de programmation mais un langage de modélisation graphique. Il fournit une notation visuelle standard pour concevoir et documenter les systèmes logiciels.</w:t>
      </w:r>
    </w:p>
    <w:p w14:paraId="3518FC5F" w14:textId="77777777" w:rsidR="003666D4" w:rsidRPr="002F3D5A" w:rsidRDefault="003666D4" w:rsidP="003666D4">
      <w:pPr>
        <w:pStyle w:val="ListParagraph"/>
        <w:spacing w:after="0" w:line="276" w:lineRule="auto"/>
        <w:ind w:left="1080"/>
        <w:rPr>
          <w:rFonts w:ascii="Times New Roman" w:hAnsi="Times New Roman" w:cs="Times New Roman"/>
          <w:sz w:val="28"/>
          <w:szCs w:val="28"/>
        </w:rPr>
      </w:pPr>
      <w:r w:rsidRPr="002F3D5A">
        <w:rPr>
          <w:rFonts w:ascii="Times New Roman" w:hAnsi="Times New Roman" w:cs="Times New Roman"/>
          <w:sz w:val="28"/>
          <w:szCs w:val="28"/>
        </w:rPr>
        <w:t>Il permet de modéliser le système selon plusieurs points de vue :</w:t>
      </w:r>
    </w:p>
    <w:p w14:paraId="1A96A580" w14:textId="77777777" w:rsidR="003666D4" w:rsidRPr="002F3D5A" w:rsidRDefault="003666D4" w:rsidP="00B84CD0">
      <w:pPr>
        <w:pStyle w:val="ListParagraph"/>
        <w:numPr>
          <w:ilvl w:val="0"/>
          <w:numId w:val="3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Fonctionnel : Ce que le système doit faire (Cas d'utilisation).</w:t>
      </w:r>
    </w:p>
    <w:p w14:paraId="2057E2F0" w14:textId="77777777" w:rsidR="003666D4" w:rsidRPr="002F3D5A" w:rsidRDefault="003666D4" w:rsidP="00B84CD0">
      <w:pPr>
        <w:pStyle w:val="ListParagraph"/>
        <w:numPr>
          <w:ilvl w:val="0"/>
          <w:numId w:val="3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Statique : La structure des données (Diagramme de classes).</w:t>
      </w:r>
    </w:p>
    <w:p w14:paraId="66A9D6F2" w14:textId="77777777" w:rsidR="003666D4" w:rsidRPr="002F3D5A" w:rsidRDefault="003666D4" w:rsidP="00B84CD0">
      <w:pPr>
        <w:pStyle w:val="ListParagraph"/>
        <w:numPr>
          <w:ilvl w:val="0"/>
          <w:numId w:val="36"/>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Dynamique : Comment les objets interagissent entre eux (Diagramme de séquence).</w:t>
      </w:r>
    </w:p>
    <w:p w14:paraId="1CA7DFE0" w14:textId="1FBDC40A" w:rsidR="003666D4" w:rsidRPr="00C74468" w:rsidRDefault="003666D4" w:rsidP="00C74468">
      <w:pPr>
        <w:spacing w:line="276" w:lineRule="auto"/>
        <w:rPr>
          <w:rFonts w:ascii="Times New Roman" w:hAnsi="Times New Roman" w:cs="Times New Roman"/>
          <w:sz w:val="14"/>
          <w:szCs w:val="14"/>
        </w:rPr>
      </w:pPr>
    </w:p>
    <w:p w14:paraId="6F4465AB" w14:textId="26DE1832" w:rsidR="003666D4" w:rsidRPr="002F3D5A" w:rsidRDefault="003666D4" w:rsidP="003666D4">
      <w:pPr>
        <w:pStyle w:val="ListParagraph"/>
        <w:spacing w:after="0" w:line="276" w:lineRule="auto"/>
        <w:ind w:left="1080"/>
        <w:rPr>
          <w:rFonts w:ascii="Times New Roman" w:hAnsi="Times New Roman" w:cs="Times New Roman"/>
          <w:b/>
          <w:bCs/>
          <w:sz w:val="28"/>
          <w:szCs w:val="28"/>
        </w:rPr>
      </w:pPr>
      <w:r w:rsidRPr="002F3D5A">
        <w:rPr>
          <w:rFonts w:ascii="Times New Roman" w:hAnsi="Times New Roman" w:cs="Times New Roman"/>
          <w:b/>
          <w:bCs/>
          <w:sz w:val="28"/>
          <w:szCs w:val="28"/>
        </w:rPr>
        <w:t>2</w:t>
      </w:r>
      <w:r w:rsidR="00EF1925" w:rsidRPr="002F3D5A">
        <w:rPr>
          <w:rFonts w:ascii="Times New Roman" w:hAnsi="Times New Roman" w:cs="Times New Roman"/>
          <w:b/>
          <w:bCs/>
          <w:sz w:val="28"/>
          <w:szCs w:val="28"/>
        </w:rPr>
        <w:t xml:space="preserve">- </w:t>
      </w:r>
      <w:r w:rsidRPr="002F3D5A">
        <w:rPr>
          <w:rFonts w:ascii="Times New Roman" w:hAnsi="Times New Roman" w:cs="Times New Roman"/>
          <w:b/>
          <w:bCs/>
          <w:sz w:val="28"/>
          <w:szCs w:val="28"/>
        </w:rPr>
        <w:t>Pourquoi l'utilisation de l'UML est-elle plus bénéfique ?</w:t>
      </w:r>
    </w:p>
    <w:p w14:paraId="2DFD5466" w14:textId="77777777" w:rsidR="003666D4" w:rsidRPr="002F3D5A" w:rsidRDefault="003666D4" w:rsidP="003666D4">
      <w:pPr>
        <w:pStyle w:val="ListParagraph"/>
        <w:spacing w:after="0" w:line="276" w:lineRule="auto"/>
        <w:ind w:left="1080"/>
        <w:rPr>
          <w:rFonts w:ascii="Times New Roman" w:hAnsi="Times New Roman" w:cs="Times New Roman"/>
          <w:sz w:val="28"/>
          <w:szCs w:val="28"/>
        </w:rPr>
      </w:pPr>
      <w:r w:rsidRPr="002F3D5A">
        <w:rPr>
          <w:rFonts w:ascii="Times New Roman" w:hAnsi="Times New Roman" w:cs="Times New Roman"/>
          <w:sz w:val="28"/>
          <w:szCs w:val="28"/>
        </w:rPr>
        <w:t>Pour un projet de gestion de pharmacie hospitalière, UML présente des avantages stratégiques par rapport aux méthodes classiques :</w:t>
      </w:r>
    </w:p>
    <w:p w14:paraId="6A9B8985" w14:textId="77777777" w:rsidR="003666D4" w:rsidRPr="002F3D5A" w:rsidRDefault="003666D4" w:rsidP="00B84CD0">
      <w:pPr>
        <w:pStyle w:val="ListParagraph"/>
        <w:numPr>
          <w:ilvl w:val="0"/>
          <w:numId w:val="3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Une meilleure compréhension des besoins métier : Grâce au diagramme de "Cas d'utilisation", on identifie précisément les droits de l'Administrateur par rapport à l'Utilisateur simple avant même de commencer à coder.</w:t>
      </w:r>
    </w:p>
    <w:p w14:paraId="6BF7A38E" w14:textId="4903CDCD" w:rsidR="003666D4" w:rsidRPr="002F3D5A" w:rsidRDefault="003666D4" w:rsidP="00B84CD0">
      <w:pPr>
        <w:pStyle w:val="ListParagraph"/>
        <w:numPr>
          <w:ilvl w:val="0"/>
          <w:numId w:val="3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 xml:space="preserve">Orientation Objet : Comme </w:t>
      </w:r>
      <w:r w:rsidR="003B41EF" w:rsidRPr="002F3D5A">
        <w:rPr>
          <w:rFonts w:ascii="Times New Roman" w:hAnsi="Times New Roman" w:cs="Times New Roman"/>
          <w:sz w:val="28"/>
          <w:szCs w:val="28"/>
        </w:rPr>
        <w:t>nous</w:t>
      </w:r>
      <w:r w:rsidRPr="002F3D5A">
        <w:rPr>
          <w:rFonts w:ascii="Times New Roman" w:hAnsi="Times New Roman" w:cs="Times New Roman"/>
          <w:sz w:val="28"/>
          <w:szCs w:val="28"/>
        </w:rPr>
        <w:t xml:space="preserve"> développ</w:t>
      </w:r>
      <w:r w:rsidR="003B41EF" w:rsidRPr="002F3D5A">
        <w:rPr>
          <w:rFonts w:ascii="Times New Roman" w:hAnsi="Times New Roman" w:cs="Times New Roman"/>
          <w:sz w:val="28"/>
          <w:szCs w:val="28"/>
        </w:rPr>
        <w:t>ons</w:t>
      </w:r>
      <w:r w:rsidRPr="002F3D5A">
        <w:rPr>
          <w:rFonts w:ascii="Times New Roman" w:hAnsi="Times New Roman" w:cs="Times New Roman"/>
          <w:sz w:val="28"/>
          <w:szCs w:val="28"/>
        </w:rPr>
        <w:t xml:space="preserve"> en PHP (qui gère très bien l'orienté objet), le passage du diagramme de classes au code est quasi direct. Chaque "Classe" UML devient une table en base de données et potentiellement un objet dans tes scripts.</w:t>
      </w:r>
    </w:p>
    <w:p w14:paraId="164A828A" w14:textId="77777777" w:rsidR="003666D4" w:rsidRPr="002F3D5A" w:rsidRDefault="003666D4" w:rsidP="00B84CD0">
      <w:pPr>
        <w:pStyle w:val="ListParagraph"/>
        <w:numPr>
          <w:ilvl w:val="0"/>
          <w:numId w:val="3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Communication claire : Les schémas UML sont universels. Ils permettent d'expliquer au personnel médical de la pharmacie (non informaticien) comment le logiciel va fonctionner sans leur montrer une seule ligne de code.</w:t>
      </w:r>
    </w:p>
    <w:p w14:paraId="6A66C9E1" w14:textId="636F6A95" w:rsidR="003666D4" w:rsidRDefault="003666D4" w:rsidP="00CB4745">
      <w:pPr>
        <w:pStyle w:val="ListParagraph"/>
        <w:numPr>
          <w:ilvl w:val="0"/>
          <w:numId w:val="37"/>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Gestion de la sécurité par conception : En modélisant les interactions, on anticipe les failles de sécurité, comme s'assurer qu'un utilisateur n'a pas accès au bouton "Recalculer les seuils".</w:t>
      </w:r>
    </w:p>
    <w:p w14:paraId="5D8BF815" w14:textId="77777777" w:rsidR="001F793A" w:rsidRPr="00E64327" w:rsidRDefault="001F793A" w:rsidP="00E64327">
      <w:pPr>
        <w:spacing w:after="0" w:line="276" w:lineRule="auto"/>
        <w:ind w:left="360"/>
        <w:rPr>
          <w:rFonts w:ascii="Times New Roman" w:hAnsi="Times New Roman" w:cs="Times New Roman"/>
          <w:sz w:val="6"/>
          <w:szCs w:val="6"/>
        </w:rPr>
      </w:pPr>
    </w:p>
    <w:p w14:paraId="045B9994" w14:textId="55E04BFA" w:rsidR="003666D4" w:rsidRPr="00857480" w:rsidRDefault="003666D4" w:rsidP="00857480">
      <w:pPr>
        <w:spacing w:after="0" w:line="276" w:lineRule="auto"/>
        <w:ind w:left="360" w:firstLine="720"/>
        <w:rPr>
          <w:rFonts w:ascii="Times New Roman" w:hAnsi="Times New Roman" w:cs="Times New Roman"/>
          <w:b/>
          <w:bCs/>
          <w:sz w:val="28"/>
          <w:szCs w:val="28"/>
        </w:rPr>
      </w:pPr>
      <w:r w:rsidRPr="00857480">
        <w:rPr>
          <w:rFonts w:ascii="Times New Roman" w:hAnsi="Times New Roman" w:cs="Times New Roman"/>
          <w:b/>
          <w:bCs/>
          <w:sz w:val="28"/>
          <w:szCs w:val="28"/>
        </w:rPr>
        <w:t>3</w:t>
      </w:r>
      <w:r w:rsidR="00857480">
        <w:rPr>
          <w:rFonts w:ascii="Times New Roman" w:hAnsi="Times New Roman" w:cs="Times New Roman"/>
          <w:b/>
          <w:bCs/>
          <w:sz w:val="28"/>
          <w:szCs w:val="28"/>
        </w:rPr>
        <w:t>-</w:t>
      </w:r>
      <w:r w:rsidRPr="00857480">
        <w:rPr>
          <w:rFonts w:ascii="Times New Roman" w:hAnsi="Times New Roman" w:cs="Times New Roman"/>
          <w:b/>
          <w:bCs/>
          <w:sz w:val="28"/>
          <w:szCs w:val="28"/>
        </w:rPr>
        <w:t xml:space="preserve"> Présentation des diagramme</w:t>
      </w:r>
      <w:r w:rsidR="005B0348" w:rsidRPr="00857480">
        <w:rPr>
          <w:rFonts w:ascii="Times New Roman" w:hAnsi="Times New Roman" w:cs="Times New Roman"/>
          <w:b/>
          <w:bCs/>
          <w:sz w:val="28"/>
          <w:szCs w:val="28"/>
        </w:rPr>
        <w:t>s</w:t>
      </w:r>
    </w:p>
    <w:p w14:paraId="491F7844" w14:textId="5E343450" w:rsidR="003666D4" w:rsidRPr="002F3D5A" w:rsidRDefault="00962456" w:rsidP="00F258ED">
      <w:pPr>
        <w:pStyle w:val="ListParagraph"/>
        <w:spacing w:after="0" w:line="276" w:lineRule="auto"/>
        <w:ind w:left="1080" w:firstLine="36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9478" behindDoc="0" locked="0" layoutInCell="1" allowOverlap="1" wp14:anchorId="1628A9AC" wp14:editId="3603E1DA">
                <wp:simplePos x="0" y="0"/>
                <wp:positionH relativeFrom="column">
                  <wp:posOffset>-88265</wp:posOffset>
                </wp:positionH>
                <wp:positionV relativeFrom="paragraph">
                  <wp:posOffset>1343542</wp:posOffset>
                </wp:positionV>
                <wp:extent cx="6023875" cy="352411"/>
                <wp:effectExtent l="0" t="19050" r="15240" b="10160"/>
                <wp:wrapNone/>
                <wp:docPr id="1563502975"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59516125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1447A3" w14:textId="77777777" w:rsidR="00891F1A" w:rsidRPr="002F3D5A" w:rsidRDefault="00891F1A"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35162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3570424"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DF103A" w14:textId="1647494F" w:rsidR="00891F1A" w:rsidRPr="00F242E1" w:rsidRDefault="00891F1A"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C74468">
                                <w:rPr>
                                  <w:rFonts w:ascii="Times New Roman" w:hAnsi="Times New Roman" w:cs="Times New Roman"/>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28A9AC" id="_x0000_s1132" style="position:absolute;left:0;text-align:left;margin-left:-6.95pt;margin-top:105.8pt;width:474.3pt;height:27.75pt;z-index:251709478"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">
                <v:rect id="Rectangle 7" o:spid="_x0000_s113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" filled="f" strokecolor="white [3212]" strokeweight="1pt">
                  <v:textbox>
                    <w:txbxContent>
                      <w:p w14:paraId="3F1447A3" w14:textId="77777777" w:rsidR="00891F1A" w:rsidRPr="002F3D5A" w:rsidRDefault="00891F1A"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3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" strokecolor="black [3213]" strokeweight="2.25pt">
                  <v:stroke joinstyle="miter"/>
                </v:line>
                <v:rect id="Rectangle 9" o:spid="_x0000_s113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" fillcolor="black [3213]" strokecolor="black [3213]" strokeweight="1pt">
                  <v:textbox>
                    <w:txbxContent>
                      <w:p w14:paraId="78DF103A" w14:textId="1647494F" w:rsidR="00891F1A" w:rsidRPr="00F242E1" w:rsidRDefault="00891F1A"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C74468">
                          <w:rPr>
                            <w:rFonts w:ascii="Times New Roman" w:hAnsi="Times New Roman" w:cs="Times New Roman"/>
                            <w:sz w:val="28"/>
                            <w:szCs w:val="28"/>
                            <w:lang w:val="en-US"/>
                          </w:rPr>
                          <w:t>3</w:t>
                        </w:r>
                      </w:p>
                    </w:txbxContent>
                  </v:textbox>
                </v:rect>
              </v:group>
            </w:pict>
          </mc:Fallback>
        </mc:AlternateContent>
      </w:r>
      <w:r w:rsidR="003666D4" w:rsidRPr="002F3D5A">
        <w:rPr>
          <w:rFonts w:ascii="Times New Roman" w:hAnsi="Times New Roman" w:cs="Times New Roman"/>
          <w:sz w:val="28"/>
          <w:szCs w:val="28"/>
        </w:rPr>
        <w:t>Dans le cadre de ce projet, nous avons sélectionné trois diagrammes clés pour documenter la conception :</w:t>
      </w:r>
    </w:p>
    <w:p w14:paraId="05064E7F" w14:textId="77777777" w:rsidR="00C11710" w:rsidRDefault="00C11710" w:rsidP="00962456">
      <w:pPr>
        <w:pStyle w:val="ListParagraph"/>
        <w:spacing w:after="0" w:line="276" w:lineRule="auto"/>
        <w:ind w:left="1080"/>
        <w:rPr>
          <w:rFonts w:ascii="Times New Roman" w:hAnsi="Times New Roman" w:cs="Times New Roman"/>
          <w:b/>
          <w:bCs/>
          <w:sz w:val="28"/>
          <w:szCs w:val="28"/>
        </w:rPr>
      </w:pPr>
    </w:p>
    <w:p w14:paraId="7791BEB8" w14:textId="77777777" w:rsidR="00C11710" w:rsidRDefault="00C11710" w:rsidP="00962456">
      <w:pPr>
        <w:pStyle w:val="ListParagraph"/>
        <w:spacing w:after="0" w:line="276" w:lineRule="auto"/>
        <w:ind w:left="1080"/>
        <w:rPr>
          <w:rFonts w:ascii="Times New Roman" w:hAnsi="Times New Roman" w:cs="Times New Roman"/>
          <w:b/>
          <w:bCs/>
          <w:sz w:val="28"/>
          <w:szCs w:val="28"/>
        </w:rPr>
      </w:pPr>
    </w:p>
    <w:p w14:paraId="160772CD" w14:textId="543EC59B" w:rsidR="00730DED" w:rsidRDefault="00C11710" w:rsidP="00962456">
      <w:pPr>
        <w:pStyle w:val="ListParagraph"/>
        <w:spacing w:after="0" w:line="276" w:lineRule="auto"/>
        <w:ind w:left="1080"/>
        <w:rPr>
          <w:rFonts w:ascii="Times New Roman" w:hAnsi="Times New Roman" w:cs="Times New Roman"/>
          <w:b/>
          <w:bCs/>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13574" behindDoc="0" locked="0" layoutInCell="1" allowOverlap="1" wp14:anchorId="3CAD88B6" wp14:editId="4DFC42A2">
                <wp:simplePos x="0" y="0"/>
                <wp:positionH relativeFrom="column">
                  <wp:posOffset>8890</wp:posOffset>
                </wp:positionH>
                <wp:positionV relativeFrom="paragraph">
                  <wp:posOffset>-693214</wp:posOffset>
                </wp:positionV>
                <wp:extent cx="5919742" cy="526394"/>
                <wp:effectExtent l="0" t="0" r="24130" b="26670"/>
                <wp:wrapNone/>
                <wp:docPr id="73910716"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28E7B8" w14:textId="77777777" w:rsidR="00C74468" w:rsidRPr="002F3D5A" w:rsidRDefault="00C7446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C4E69E3" w14:textId="77777777" w:rsidR="00C74468" w:rsidRPr="002F3D5A" w:rsidRDefault="00C74468" w:rsidP="000B5098">
                            <w:pPr>
                              <w:jc w:val="center"/>
                              <w:rPr>
                                <w:rFonts w:ascii="Times New Roman" w:hAnsi="Times New Roman" w:cs="Times New Roman"/>
                                <w:b/>
                                <w:bCs/>
                              </w:rPr>
                            </w:pPr>
                          </w:p>
                          <w:p w14:paraId="174126F9" w14:textId="77777777" w:rsidR="00C74468" w:rsidRPr="002F3D5A" w:rsidRDefault="00C7446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D88B6" id="_x0000_s1136" style="position:absolute;left:0;text-align:left;margin-left:.7pt;margin-top:-54.6pt;width:466.1pt;height:41.45pt;z-index:2517135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" fillcolor="navy" strokecolor="white [3212]" strokeweight="1pt">
                <v:textbox>
                  <w:txbxContent>
                    <w:p w14:paraId="7028E7B8" w14:textId="77777777" w:rsidR="00C74468" w:rsidRPr="002F3D5A" w:rsidRDefault="00C7446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6C4E69E3" w14:textId="77777777" w:rsidR="00C74468" w:rsidRPr="002F3D5A" w:rsidRDefault="00C74468" w:rsidP="000B5098">
                      <w:pPr>
                        <w:jc w:val="center"/>
                        <w:rPr>
                          <w:rFonts w:ascii="Times New Roman" w:hAnsi="Times New Roman" w:cs="Times New Roman"/>
                          <w:b/>
                          <w:bCs/>
                        </w:rPr>
                      </w:pPr>
                    </w:p>
                    <w:p w14:paraId="174126F9" w14:textId="77777777" w:rsidR="00C74468" w:rsidRPr="002F3D5A" w:rsidRDefault="00C74468" w:rsidP="000B5098">
                      <w:pPr>
                        <w:jc w:val="center"/>
                      </w:pPr>
                    </w:p>
                  </w:txbxContent>
                </v:textbox>
              </v:rect>
            </w:pict>
          </mc:Fallback>
        </mc:AlternateContent>
      </w:r>
      <w:r w:rsidR="001A5B74" w:rsidRPr="002F3D5A">
        <w:rPr>
          <w:rFonts w:ascii="Times New Roman" w:hAnsi="Times New Roman" w:cs="Times New Roman"/>
          <w:b/>
          <w:bCs/>
          <w:sz w:val="28"/>
          <w:szCs w:val="28"/>
        </w:rPr>
        <w:t>A. Le Diagramme de Cas d'Utilisation (Use Case)</w:t>
      </w:r>
    </w:p>
    <w:p w14:paraId="0AF09B51" w14:textId="6794D867" w:rsidR="001A5B74" w:rsidRPr="00962456" w:rsidRDefault="001A5B74" w:rsidP="00962456">
      <w:pPr>
        <w:pStyle w:val="ListParagraph"/>
        <w:spacing w:after="0" w:line="276" w:lineRule="auto"/>
        <w:ind w:left="1080"/>
        <w:rPr>
          <w:rFonts w:ascii="Times New Roman" w:hAnsi="Times New Roman" w:cs="Times New Roman"/>
          <w:b/>
          <w:bCs/>
          <w:sz w:val="28"/>
          <w:szCs w:val="28"/>
        </w:rPr>
      </w:pPr>
      <w:r w:rsidRPr="00962456">
        <w:rPr>
          <w:rFonts w:ascii="Times New Roman" w:hAnsi="Times New Roman" w:cs="Times New Roman"/>
          <w:sz w:val="28"/>
          <w:szCs w:val="28"/>
        </w:rPr>
        <w:t>C'est le point de départ de la conception. Il décrit les fonctionnalités du système du point de vue des acteurs.</w:t>
      </w:r>
    </w:p>
    <w:p w14:paraId="4B83399B" w14:textId="77777777" w:rsidR="001A5B74" w:rsidRPr="002F3D5A" w:rsidRDefault="001A5B74" w:rsidP="001A5B74">
      <w:pPr>
        <w:pStyle w:val="ListParagraph"/>
        <w:numPr>
          <w:ilvl w:val="0"/>
          <w:numId w:val="43"/>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 xml:space="preserve">Diagramme de cas d’utilisation </w:t>
      </w:r>
      <w:r>
        <w:rPr>
          <w:rFonts w:ascii="Times New Roman" w:hAnsi="Times New Roman" w:cs="Times New Roman"/>
          <w:b/>
          <w:bCs/>
          <w:sz w:val="28"/>
          <w:szCs w:val="28"/>
        </w:rPr>
        <w:t>d’</w:t>
      </w:r>
      <w:r w:rsidRPr="002F3D5A">
        <w:rPr>
          <w:rFonts w:ascii="Times New Roman" w:hAnsi="Times New Roman" w:cs="Times New Roman"/>
          <w:b/>
          <w:bCs/>
          <w:sz w:val="28"/>
          <w:szCs w:val="28"/>
        </w:rPr>
        <w:t>authentification :</w:t>
      </w:r>
    </w:p>
    <w:p w14:paraId="0445DE95"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r w:rsidRPr="002F3D5A">
        <w:rPr>
          <w:rFonts w:ascii="Times New Roman" w:hAnsi="Times New Roman" w:cs="Times New Roman"/>
          <w:noProof/>
          <w:sz w:val="28"/>
          <w:szCs w:val="28"/>
        </w:rPr>
        <w:drawing>
          <wp:anchor distT="0" distB="0" distL="114300" distR="114300" simplePos="0" relativeHeight="251642918" behindDoc="0" locked="0" layoutInCell="1" allowOverlap="1" wp14:anchorId="14B1AE44" wp14:editId="2658A61E">
            <wp:simplePos x="0" y="0"/>
            <wp:positionH relativeFrom="margin">
              <wp:align>right</wp:align>
            </wp:positionH>
            <wp:positionV relativeFrom="paragraph">
              <wp:posOffset>30110</wp:posOffset>
            </wp:positionV>
            <wp:extent cx="5943600" cy="2405957"/>
            <wp:effectExtent l="0" t="0" r="0" b="0"/>
            <wp:wrapNone/>
            <wp:docPr id="13458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282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405957"/>
                    </a:xfrm>
                    <a:prstGeom prst="rect">
                      <a:avLst/>
                    </a:prstGeom>
                  </pic:spPr>
                </pic:pic>
              </a:graphicData>
            </a:graphic>
            <wp14:sizeRelH relativeFrom="page">
              <wp14:pctWidth>0</wp14:pctWidth>
            </wp14:sizeRelH>
            <wp14:sizeRelV relativeFrom="page">
              <wp14:pctHeight>0</wp14:pctHeight>
            </wp14:sizeRelV>
          </wp:anchor>
        </w:drawing>
      </w:r>
    </w:p>
    <w:p w14:paraId="0778A37E"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3A24D67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32437356"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60AC6C4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51C1D46D"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13FF3922"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413F9788"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3FA50F8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3A508C33"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3F1F4D2E"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7CE319EB" w14:textId="74856FBD" w:rsidR="001A5B74" w:rsidRDefault="001A5B74" w:rsidP="007E5874">
      <w:pPr>
        <w:pStyle w:val="ListParagraph"/>
        <w:spacing w:after="0" w:line="276" w:lineRule="auto"/>
        <w:ind w:left="1080"/>
        <w:rPr>
          <w:rFonts w:ascii="Times New Roman" w:hAnsi="Times New Roman" w:cs="Times New Roman"/>
          <w:b/>
          <w:bCs/>
          <w:sz w:val="28"/>
          <w:szCs w:val="28"/>
        </w:rPr>
      </w:pPr>
      <w:r w:rsidRPr="002F3D5A">
        <w:rPr>
          <w:rFonts w:ascii="Times New Roman" w:hAnsi="Times New Roman" w:cs="Times New Roman"/>
          <w:b/>
          <w:bCs/>
          <w:sz w:val="28"/>
          <w:szCs w:val="28"/>
        </w:rPr>
        <w:t>Figure 2 : Diagramme de cas d'utilisation d’authentification</w:t>
      </w:r>
    </w:p>
    <w:p w14:paraId="64F8A440" w14:textId="77777777" w:rsidR="00CF15CF" w:rsidRPr="00CF15CF" w:rsidRDefault="00CF15CF" w:rsidP="00CF15CF">
      <w:pPr>
        <w:spacing w:after="0" w:line="276" w:lineRule="auto"/>
        <w:rPr>
          <w:rFonts w:ascii="Times New Roman" w:hAnsi="Times New Roman" w:cs="Times New Roman"/>
          <w:b/>
          <w:bCs/>
          <w:sz w:val="18"/>
          <w:szCs w:val="18"/>
        </w:rPr>
      </w:pPr>
    </w:p>
    <w:p w14:paraId="2F664BC0" w14:textId="49B81C55" w:rsidR="001A5B74" w:rsidRPr="002F3D5A" w:rsidRDefault="001A5B74" w:rsidP="001A5B74">
      <w:pPr>
        <w:pStyle w:val="ListParagraph"/>
        <w:numPr>
          <w:ilvl w:val="0"/>
          <w:numId w:val="43"/>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Diagramme de cas d’utilisation gestion pharmacie :</w:t>
      </w:r>
    </w:p>
    <w:p w14:paraId="0274D680" w14:textId="3723CA83" w:rsidR="001A5B74" w:rsidRPr="002F3D5A" w:rsidRDefault="00763C3F" w:rsidP="001A5B74">
      <w:pPr>
        <w:pStyle w:val="ListParagraph"/>
        <w:spacing w:after="0" w:line="276" w:lineRule="auto"/>
        <w:ind w:left="1080"/>
        <w:rPr>
          <w:rFonts w:ascii="Times New Roman" w:hAnsi="Times New Roman" w:cs="Times New Roman"/>
          <w:sz w:val="28"/>
          <w:szCs w:val="28"/>
        </w:rPr>
      </w:pPr>
      <w:r w:rsidRPr="00A519A1">
        <w:rPr>
          <w:rFonts w:ascii="Times New Roman" w:hAnsi="Times New Roman" w:cs="Times New Roman"/>
          <w:noProof/>
          <w:sz w:val="28"/>
          <w:szCs w:val="28"/>
          <w:lang w:val="en-US"/>
        </w:rPr>
        <w:drawing>
          <wp:anchor distT="0" distB="0" distL="114300" distR="114300" simplePos="0" relativeHeight="251643942" behindDoc="0" locked="0" layoutInCell="1" allowOverlap="1" wp14:anchorId="1AF9FCEF" wp14:editId="31E987DE">
            <wp:simplePos x="0" y="0"/>
            <wp:positionH relativeFrom="margin">
              <wp:posOffset>0</wp:posOffset>
            </wp:positionH>
            <wp:positionV relativeFrom="paragraph">
              <wp:posOffset>23289</wp:posOffset>
            </wp:positionV>
            <wp:extent cx="5941674" cy="3239601"/>
            <wp:effectExtent l="0" t="0" r="2540" b="0"/>
            <wp:wrapNone/>
            <wp:docPr id="67001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74" cy="32396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55A67E"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0BE1203F"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569ECDA7"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2544656C"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4BF3AD56"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5E4D928F"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60FC5B6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4C4A7380"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5F3DD87B"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62A6BE7F" w14:textId="77777777" w:rsidR="001A5B74" w:rsidRDefault="001A5B74" w:rsidP="001A5B74">
      <w:pPr>
        <w:pStyle w:val="ListParagraph"/>
        <w:spacing w:after="0" w:line="276" w:lineRule="auto"/>
        <w:ind w:left="1080"/>
        <w:rPr>
          <w:rFonts w:ascii="Times New Roman" w:hAnsi="Times New Roman" w:cs="Times New Roman"/>
          <w:b/>
          <w:bCs/>
          <w:sz w:val="28"/>
          <w:szCs w:val="28"/>
        </w:rPr>
      </w:pPr>
    </w:p>
    <w:p w14:paraId="72B6AF21" w14:textId="77777777" w:rsidR="001A5B74" w:rsidRPr="001A5B74" w:rsidRDefault="001A5B74" w:rsidP="001A5B74">
      <w:pPr>
        <w:spacing w:after="0" w:line="276" w:lineRule="auto"/>
        <w:rPr>
          <w:rFonts w:ascii="Times New Roman" w:hAnsi="Times New Roman" w:cs="Times New Roman"/>
          <w:b/>
          <w:bCs/>
          <w:sz w:val="28"/>
          <w:szCs w:val="28"/>
        </w:rPr>
      </w:pPr>
    </w:p>
    <w:p w14:paraId="23A7B097" w14:textId="77777777" w:rsidR="00CF15CF" w:rsidRDefault="00CF15CF" w:rsidP="001A5B74">
      <w:pPr>
        <w:pStyle w:val="ListParagraph"/>
        <w:spacing w:after="0" w:line="276" w:lineRule="auto"/>
        <w:ind w:left="1080"/>
        <w:rPr>
          <w:rFonts w:ascii="Times New Roman" w:hAnsi="Times New Roman" w:cs="Times New Roman"/>
          <w:b/>
          <w:bCs/>
          <w:sz w:val="28"/>
          <w:szCs w:val="28"/>
        </w:rPr>
      </w:pPr>
    </w:p>
    <w:p w14:paraId="590D8A5A" w14:textId="77777777" w:rsidR="00CF15CF" w:rsidRDefault="00CF15CF" w:rsidP="001A5B74">
      <w:pPr>
        <w:pStyle w:val="ListParagraph"/>
        <w:spacing w:after="0" w:line="276" w:lineRule="auto"/>
        <w:ind w:left="1080"/>
        <w:rPr>
          <w:rFonts w:ascii="Times New Roman" w:hAnsi="Times New Roman" w:cs="Times New Roman"/>
          <w:b/>
          <w:bCs/>
          <w:sz w:val="28"/>
          <w:szCs w:val="28"/>
        </w:rPr>
      </w:pPr>
    </w:p>
    <w:p w14:paraId="65698A95" w14:textId="66334C93" w:rsidR="001A5B74" w:rsidRPr="002F3D5A" w:rsidRDefault="001A5B74" w:rsidP="001A5B74">
      <w:pPr>
        <w:pStyle w:val="ListParagraph"/>
        <w:spacing w:after="0" w:line="276" w:lineRule="auto"/>
        <w:ind w:left="1080"/>
        <w:rPr>
          <w:rFonts w:ascii="Times New Roman" w:hAnsi="Times New Roman" w:cs="Times New Roman"/>
          <w:sz w:val="28"/>
          <w:szCs w:val="28"/>
        </w:rPr>
      </w:pPr>
      <w:r w:rsidRPr="002F3D5A">
        <w:rPr>
          <w:rFonts w:ascii="Times New Roman" w:hAnsi="Times New Roman" w:cs="Times New Roman"/>
          <w:b/>
          <w:bCs/>
          <w:sz w:val="28"/>
          <w:szCs w:val="28"/>
        </w:rPr>
        <w:t>Figure 3 : Diagramme global des cas d'utilisation</w:t>
      </w:r>
    </w:p>
    <w:p w14:paraId="5E36B519" w14:textId="0511ABE8" w:rsidR="00730DED" w:rsidRDefault="00730DED" w:rsidP="001A5B74">
      <w:pPr>
        <w:pStyle w:val="ListParagraph"/>
        <w:spacing w:after="0" w:line="276" w:lineRule="auto"/>
        <w:ind w:left="1080"/>
        <w:rPr>
          <w:rFonts w:ascii="Times New Roman" w:hAnsi="Times New Roman" w:cs="Times New Roman"/>
          <w:sz w:val="28"/>
          <w:szCs w:val="28"/>
        </w:rPr>
      </w:pPr>
    </w:p>
    <w:p w14:paraId="3FE25608" w14:textId="1E042D15" w:rsidR="00C74468" w:rsidRPr="00CF15CF" w:rsidRDefault="00D3602F" w:rsidP="00730DED">
      <w:pPr>
        <w:pStyle w:val="ListParagraph"/>
        <w:numPr>
          <w:ilvl w:val="0"/>
          <w:numId w:val="43"/>
        </w:numPr>
        <w:spacing w:after="0" w:line="276"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anchor distT="0" distB="0" distL="114300" distR="114300" simplePos="0" relativeHeight="251717670" behindDoc="0" locked="0" layoutInCell="1" allowOverlap="1" wp14:anchorId="3C6D9F6B" wp14:editId="619523E8">
                <wp:simplePos x="0" y="0"/>
                <wp:positionH relativeFrom="column">
                  <wp:posOffset>-88265</wp:posOffset>
                </wp:positionH>
                <wp:positionV relativeFrom="paragraph">
                  <wp:posOffset>543497</wp:posOffset>
                </wp:positionV>
                <wp:extent cx="6023875" cy="352411"/>
                <wp:effectExtent l="0" t="19050" r="15240" b="10160"/>
                <wp:wrapNone/>
                <wp:docPr id="2008500402"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90287447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727EF2" w14:textId="77777777" w:rsidR="00C74468" w:rsidRPr="002F3D5A" w:rsidRDefault="00C7446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02598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442331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92738" w14:textId="2D72D9B7" w:rsidR="00C74468" w:rsidRPr="00F242E1" w:rsidRDefault="00C7446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3F5B52">
                                <w:rPr>
                                  <w:rFonts w:ascii="Times New Roman" w:hAnsi="Times New Roman" w:cs="Times New Roman"/>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6D9F6B" id="_x0000_s1137" style="position:absolute;left:0;text-align:left;margin-left:-6.95pt;margin-top:42.8pt;width:474.3pt;height:27.75pt;z-index:25171767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">
                <v:rect id="Rectangle 7" o:spid="_x0000_s113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" filled="f" strokecolor="white [3212]" strokeweight="1pt">
                  <v:textbox>
                    <w:txbxContent>
                      <w:p w14:paraId="1F727EF2" w14:textId="77777777" w:rsidR="00C74468" w:rsidRPr="002F3D5A" w:rsidRDefault="00C7446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3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" strokecolor="black [3213]" strokeweight="2.25pt">
                  <v:stroke joinstyle="miter"/>
                </v:line>
                <v:rect id="Rectangle 9" o:spid="_x0000_s114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" fillcolor="black [3213]" strokecolor="black [3213]" strokeweight="1pt">
                  <v:textbox>
                    <w:txbxContent>
                      <w:p w14:paraId="7BD92738" w14:textId="2D72D9B7" w:rsidR="00C74468" w:rsidRPr="00F242E1" w:rsidRDefault="00C7446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3F5B52">
                          <w:rPr>
                            <w:rFonts w:ascii="Times New Roman" w:hAnsi="Times New Roman" w:cs="Times New Roman"/>
                            <w:sz w:val="28"/>
                            <w:szCs w:val="28"/>
                            <w:lang w:val="en-US"/>
                          </w:rPr>
                          <w:t>4</w:t>
                        </w:r>
                      </w:p>
                    </w:txbxContent>
                  </v:textbox>
                </v:rect>
              </v:group>
            </w:pict>
          </mc:Fallback>
        </mc:AlternateContent>
      </w:r>
      <w:r w:rsidR="001A5B74" w:rsidRPr="002F3D5A">
        <w:rPr>
          <w:rFonts w:ascii="Times New Roman" w:hAnsi="Times New Roman" w:cs="Times New Roman"/>
          <w:b/>
          <w:bCs/>
          <w:sz w:val="28"/>
          <w:szCs w:val="28"/>
        </w:rPr>
        <w:t xml:space="preserve">Raffinement des cas d'utilisations </w:t>
      </w:r>
    </w:p>
    <w:p w14:paraId="5C6F3C32" w14:textId="5599570D" w:rsidR="00730DED" w:rsidRPr="002F3D5A" w:rsidRDefault="00D3602F" w:rsidP="00C74468">
      <w:pPr>
        <w:pStyle w:val="ListParagraph"/>
        <w:spacing w:after="0" w:line="276" w:lineRule="auto"/>
        <w:ind w:left="2160"/>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21766" behindDoc="0" locked="0" layoutInCell="1" allowOverlap="1" wp14:anchorId="76AD80F6" wp14:editId="71611071">
                <wp:simplePos x="0" y="0"/>
                <wp:positionH relativeFrom="column">
                  <wp:posOffset>8525</wp:posOffset>
                </wp:positionH>
                <wp:positionV relativeFrom="paragraph">
                  <wp:posOffset>-687121</wp:posOffset>
                </wp:positionV>
                <wp:extent cx="5919741" cy="526394"/>
                <wp:effectExtent l="0" t="0" r="24130" b="26670"/>
                <wp:wrapNone/>
                <wp:docPr id="316661330" name="Rectangle 2"/>
                <wp:cNvGraphicFramePr/>
                <a:graphic xmlns:a="http://schemas.openxmlformats.org/drawingml/2006/main">
                  <a:graphicData uri="http://schemas.microsoft.com/office/word/2010/wordprocessingShape">
                    <wps:wsp>
                      <wps:cNvSpPr/>
                      <wps:spPr>
                        <a:xfrm>
                          <a:off x="0" y="0"/>
                          <a:ext cx="5919741" cy="526394"/>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524C93"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7B5069FB" w14:textId="77777777" w:rsidR="00C11710" w:rsidRPr="002F3D5A" w:rsidRDefault="00C11710" w:rsidP="000B5098">
                            <w:pPr>
                              <w:jc w:val="center"/>
                              <w:rPr>
                                <w:rFonts w:ascii="Times New Roman" w:hAnsi="Times New Roman" w:cs="Times New Roman"/>
                                <w:b/>
                                <w:bCs/>
                              </w:rPr>
                            </w:pPr>
                          </w:p>
                          <w:p w14:paraId="56FEC66E" w14:textId="77777777" w:rsidR="00C11710" w:rsidRPr="002F3D5A" w:rsidRDefault="00C1171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AD80F6" id="_x0000_s1141" style="position:absolute;left:0;text-align:left;margin-left:.65pt;margin-top:-54.1pt;width:466.1pt;height:41.45pt;z-index:2517217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" fillcolor="navy" strokecolor="white [3212]" strokeweight="1pt">
                <v:textbox>
                  <w:txbxContent>
                    <w:p w14:paraId="07524C93"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7B5069FB" w14:textId="77777777" w:rsidR="00C11710" w:rsidRPr="002F3D5A" w:rsidRDefault="00C11710" w:rsidP="000B5098">
                      <w:pPr>
                        <w:jc w:val="center"/>
                        <w:rPr>
                          <w:rFonts w:ascii="Times New Roman" w:hAnsi="Times New Roman" w:cs="Times New Roman"/>
                          <w:b/>
                          <w:bCs/>
                        </w:rPr>
                      </w:pPr>
                    </w:p>
                    <w:p w14:paraId="56FEC66E" w14:textId="77777777" w:rsidR="00C11710" w:rsidRPr="002F3D5A" w:rsidRDefault="00C11710" w:rsidP="000B5098">
                      <w:pPr>
                        <w:jc w:val="center"/>
                      </w:pPr>
                    </w:p>
                  </w:txbxContent>
                </v:textbox>
              </v:rect>
            </w:pict>
          </mc:Fallback>
        </mc:AlternateContent>
      </w:r>
    </w:p>
    <w:p w14:paraId="306B160C" w14:textId="5DBD2E0E" w:rsidR="001A5B74" w:rsidRPr="002F3D5A" w:rsidRDefault="001A5B74" w:rsidP="001A5B74">
      <w:pPr>
        <w:pStyle w:val="ListParagraph"/>
        <w:numPr>
          <w:ilvl w:val="0"/>
          <w:numId w:val="44"/>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Gestion de</w:t>
      </w:r>
      <w:r>
        <w:rPr>
          <w:rFonts w:ascii="Times New Roman" w:hAnsi="Times New Roman" w:cs="Times New Roman"/>
          <w:b/>
          <w:bCs/>
          <w:sz w:val="28"/>
          <w:szCs w:val="28"/>
        </w:rPr>
        <w:t>s stocks</w:t>
      </w:r>
    </w:p>
    <w:p w14:paraId="1739A57A" w14:textId="2CFF8D44" w:rsidR="001A5B74" w:rsidRPr="002F3D5A" w:rsidRDefault="00C11710" w:rsidP="001A5B74">
      <w:pPr>
        <w:pStyle w:val="ListParagraph"/>
        <w:spacing w:after="0" w:line="276" w:lineRule="auto"/>
        <w:ind w:left="1080"/>
        <w:rPr>
          <w:rFonts w:ascii="Times New Roman" w:hAnsi="Times New Roman" w:cs="Times New Roman"/>
          <w:sz w:val="28"/>
          <w:szCs w:val="28"/>
        </w:rPr>
      </w:pPr>
      <w:r>
        <w:rPr>
          <w:noProof/>
        </w:rPr>
        <w:drawing>
          <wp:anchor distT="0" distB="0" distL="114300" distR="114300" simplePos="0" relativeHeight="251644966" behindDoc="0" locked="0" layoutInCell="1" allowOverlap="1" wp14:anchorId="700DB25E" wp14:editId="670E279D">
            <wp:simplePos x="0" y="0"/>
            <wp:positionH relativeFrom="margin">
              <wp:posOffset>0</wp:posOffset>
            </wp:positionH>
            <wp:positionV relativeFrom="paragraph">
              <wp:posOffset>30051</wp:posOffset>
            </wp:positionV>
            <wp:extent cx="5942330" cy="2018665"/>
            <wp:effectExtent l="0" t="0" r="1270" b="635"/>
            <wp:wrapNone/>
            <wp:docPr id="712875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2330" cy="201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DE80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740A280E"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44AF9C0B"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20022EAF"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0EC5BD81"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5303ADBE"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135D2A6F" w14:textId="3F2CFA14" w:rsidR="001A5B74" w:rsidRPr="001A5B74" w:rsidRDefault="001A5B74" w:rsidP="001A5B74">
      <w:pPr>
        <w:spacing w:after="0" w:line="276" w:lineRule="auto"/>
        <w:rPr>
          <w:rFonts w:ascii="Times New Roman" w:hAnsi="Times New Roman" w:cs="Times New Roman"/>
          <w:sz w:val="28"/>
          <w:szCs w:val="28"/>
        </w:rPr>
      </w:pPr>
    </w:p>
    <w:p w14:paraId="10B21AAE" w14:textId="77777777" w:rsidR="00C11710" w:rsidRDefault="00C11710" w:rsidP="001A5B74">
      <w:pPr>
        <w:pStyle w:val="ListParagraph"/>
        <w:spacing w:after="0" w:line="276" w:lineRule="auto"/>
        <w:ind w:left="1080"/>
        <w:rPr>
          <w:rFonts w:ascii="Times New Roman" w:hAnsi="Times New Roman" w:cs="Times New Roman"/>
          <w:b/>
          <w:bCs/>
          <w:sz w:val="28"/>
          <w:szCs w:val="28"/>
        </w:rPr>
      </w:pPr>
    </w:p>
    <w:p w14:paraId="7831A090" w14:textId="7D9322FC" w:rsidR="001A5B74" w:rsidRPr="002F3D5A" w:rsidRDefault="001A5B74" w:rsidP="001A5B74">
      <w:pPr>
        <w:pStyle w:val="ListParagraph"/>
        <w:spacing w:after="0" w:line="276" w:lineRule="auto"/>
        <w:ind w:left="1080"/>
        <w:rPr>
          <w:rFonts w:ascii="Times New Roman" w:hAnsi="Times New Roman" w:cs="Times New Roman"/>
          <w:b/>
          <w:bCs/>
          <w:sz w:val="28"/>
          <w:szCs w:val="28"/>
        </w:rPr>
      </w:pPr>
      <w:r w:rsidRPr="002F3D5A">
        <w:rPr>
          <w:rFonts w:ascii="Times New Roman" w:hAnsi="Times New Roman" w:cs="Times New Roman"/>
          <w:b/>
          <w:bCs/>
          <w:sz w:val="28"/>
          <w:szCs w:val="28"/>
        </w:rPr>
        <w:t xml:space="preserve">Figure 4 : Diagramme de cas d'utilisation gestion de stock </w:t>
      </w:r>
    </w:p>
    <w:p w14:paraId="22E9B604" w14:textId="0436E124"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7AF87B1C" w14:textId="079B73A0" w:rsidR="001A5B74" w:rsidRPr="002F3D5A" w:rsidRDefault="001A5B74" w:rsidP="001A5B74">
      <w:pPr>
        <w:pStyle w:val="ListParagraph"/>
        <w:numPr>
          <w:ilvl w:val="0"/>
          <w:numId w:val="44"/>
        </w:numPr>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 xml:space="preserve">Gestion des </w:t>
      </w:r>
      <w:r>
        <w:rPr>
          <w:rFonts w:ascii="Times New Roman" w:hAnsi="Times New Roman" w:cs="Times New Roman"/>
          <w:b/>
          <w:bCs/>
          <w:sz w:val="28"/>
          <w:szCs w:val="28"/>
        </w:rPr>
        <w:t>sorties</w:t>
      </w:r>
    </w:p>
    <w:p w14:paraId="2997E233" w14:textId="71AF7C51" w:rsidR="001A5B74" w:rsidRDefault="00C11710" w:rsidP="001A5B74">
      <w:pPr>
        <w:pStyle w:val="NormalWeb"/>
        <w:ind w:left="2160"/>
        <w:rPr>
          <w:lang w:val="en-US"/>
        </w:rPr>
      </w:pPr>
      <w:r>
        <w:rPr>
          <w:noProof/>
        </w:rPr>
        <w:drawing>
          <wp:anchor distT="0" distB="0" distL="114300" distR="114300" simplePos="0" relativeHeight="251645990" behindDoc="0" locked="0" layoutInCell="1" allowOverlap="1" wp14:anchorId="5BED6AA2" wp14:editId="25129551">
            <wp:simplePos x="0" y="0"/>
            <wp:positionH relativeFrom="margin">
              <wp:align>right</wp:align>
            </wp:positionH>
            <wp:positionV relativeFrom="paragraph">
              <wp:posOffset>41077</wp:posOffset>
            </wp:positionV>
            <wp:extent cx="5939911" cy="1484274"/>
            <wp:effectExtent l="0" t="0" r="3810" b="1905"/>
            <wp:wrapNone/>
            <wp:docPr id="927499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911" cy="14842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D9046" w14:textId="476BA717" w:rsidR="001A5B74" w:rsidRPr="002F3D5A" w:rsidRDefault="001A5B74" w:rsidP="001A5B74">
      <w:pPr>
        <w:spacing w:after="0" w:line="276" w:lineRule="auto"/>
        <w:rPr>
          <w:rFonts w:ascii="Times New Roman" w:hAnsi="Times New Roman" w:cs="Times New Roman"/>
          <w:b/>
          <w:bCs/>
          <w:sz w:val="28"/>
          <w:szCs w:val="28"/>
        </w:rPr>
      </w:pPr>
    </w:p>
    <w:p w14:paraId="6324ADC9" w14:textId="77777777" w:rsidR="001A5B74" w:rsidRPr="002F3D5A" w:rsidRDefault="001A5B74" w:rsidP="001A5B74">
      <w:pPr>
        <w:spacing w:after="0" w:line="276" w:lineRule="auto"/>
        <w:rPr>
          <w:rFonts w:ascii="Times New Roman" w:hAnsi="Times New Roman" w:cs="Times New Roman"/>
          <w:b/>
          <w:bCs/>
          <w:sz w:val="28"/>
          <w:szCs w:val="28"/>
        </w:rPr>
      </w:pPr>
    </w:p>
    <w:p w14:paraId="112BE87D" w14:textId="77777777" w:rsidR="001A5B74" w:rsidRDefault="001A5B74" w:rsidP="001A5B74">
      <w:pPr>
        <w:spacing w:after="0" w:line="276" w:lineRule="auto"/>
        <w:rPr>
          <w:rFonts w:ascii="Times New Roman" w:hAnsi="Times New Roman" w:cs="Times New Roman"/>
          <w:b/>
          <w:bCs/>
          <w:sz w:val="28"/>
          <w:szCs w:val="28"/>
        </w:rPr>
      </w:pPr>
    </w:p>
    <w:p w14:paraId="06D7C83A" w14:textId="77777777" w:rsidR="00763C3F" w:rsidRPr="002F3D5A" w:rsidRDefault="00763C3F" w:rsidP="001A5B74">
      <w:pPr>
        <w:spacing w:after="0" w:line="276" w:lineRule="auto"/>
        <w:rPr>
          <w:rFonts w:ascii="Times New Roman" w:hAnsi="Times New Roman" w:cs="Times New Roman"/>
          <w:b/>
          <w:bCs/>
          <w:sz w:val="28"/>
          <w:szCs w:val="28"/>
        </w:rPr>
      </w:pPr>
    </w:p>
    <w:p w14:paraId="2B33CED9" w14:textId="77777777" w:rsidR="00C11710" w:rsidRDefault="00C11710" w:rsidP="00763C3F">
      <w:pPr>
        <w:pStyle w:val="ListParagraph"/>
        <w:spacing w:after="0" w:line="360" w:lineRule="auto"/>
        <w:ind w:left="1080"/>
        <w:rPr>
          <w:rFonts w:ascii="Times New Roman" w:hAnsi="Times New Roman" w:cs="Times New Roman"/>
          <w:b/>
          <w:bCs/>
          <w:sz w:val="28"/>
          <w:szCs w:val="28"/>
        </w:rPr>
      </w:pPr>
    </w:p>
    <w:p w14:paraId="09AD5BA2" w14:textId="7E94BD6C" w:rsidR="00763C3F" w:rsidRDefault="001A5B74" w:rsidP="00763C3F">
      <w:pPr>
        <w:pStyle w:val="ListParagraph"/>
        <w:spacing w:after="0" w:line="360" w:lineRule="auto"/>
        <w:ind w:left="1080"/>
        <w:rPr>
          <w:rFonts w:ascii="Times New Roman" w:hAnsi="Times New Roman" w:cs="Times New Roman"/>
          <w:b/>
          <w:bCs/>
          <w:sz w:val="28"/>
          <w:szCs w:val="28"/>
        </w:rPr>
      </w:pPr>
      <w:r w:rsidRPr="002F3D5A">
        <w:rPr>
          <w:rFonts w:ascii="Times New Roman" w:hAnsi="Times New Roman" w:cs="Times New Roman"/>
          <w:b/>
          <w:bCs/>
          <w:sz w:val="28"/>
          <w:szCs w:val="28"/>
        </w:rPr>
        <w:t xml:space="preserve">Figure 5 : Diagramme de cas d'utilisation gestion des </w:t>
      </w:r>
      <w:r>
        <w:rPr>
          <w:rFonts w:ascii="Times New Roman" w:hAnsi="Times New Roman" w:cs="Times New Roman"/>
          <w:b/>
          <w:bCs/>
          <w:sz w:val="28"/>
          <w:szCs w:val="28"/>
        </w:rPr>
        <w:t>sorties</w:t>
      </w:r>
    </w:p>
    <w:p w14:paraId="6ABD1624" w14:textId="77777777" w:rsidR="00C11710" w:rsidRPr="00763C3F" w:rsidRDefault="00C11710" w:rsidP="00763C3F">
      <w:pPr>
        <w:pStyle w:val="ListParagraph"/>
        <w:spacing w:after="0" w:line="360" w:lineRule="auto"/>
        <w:ind w:left="1080"/>
        <w:rPr>
          <w:rFonts w:ascii="Times New Roman" w:hAnsi="Times New Roman" w:cs="Times New Roman"/>
          <w:b/>
          <w:bCs/>
          <w:sz w:val="28"/>
          <w:szCs w:val="28"/>
        </w:rPr>
      </w:pPr>
    </w:p>
    <w:p w14:paraId="5935BB6C" w14:textId="36F90123" w:rsidR="001A5B74" w:rsidRPr="00DB18D9" w:rsidRDefault="001A5B74" w:rsidP="001A5B74">
      <w:pPr>
        <w:pStyle w:val="ListParagraph"/>
        <w:numPr>
          <w:ilvl w:val="0"/>
          <w:numId w:val="44"/>
        </w:numPr>
        <w:spacing w:after="0" w:line="360" w:lineRule="auto"/>
        <w:rPr>
          <w:rFonts w:ascii="Times New Roman" w:hAnsi="Times New Roman" w:cs="Times New Roman"/>
          <w:b/>
          <w:bCs/>
          <w:sz w:val="28"/>
          <w:szCs w:val="28"/>
        </w:rPr>
      </w:pPr>
      <w:r>
        <w:rPr>
          <w:noProof/>
        </w:rPr>
        <w:drawing>
          <wp:anchor distT="0" distB="0" distL="114300" distR="114300" simplePos="0" relativeHeight="251647014" behindDoc="0" locked="0" layoutInCell="1" allowOverlap="1" wp14:anchorId="086F6B0D" wp14:editId="54F711C0">
            <wp:simplePos x="0" y="0"/>
            <wp:positionH relativeFrom="margin">
              <wp:align>right</wp:align>
            </wp:positionH>
            <wp:positionV relativeFrom="paragraph">
              <wp:posOffset>283210</wp:posOffset>
            </wp:positionV>
            <wp:extent cx="5943600" cy="2156504"/>
            <wp:effectExtent l="0" t="0" r="0" b="0"/>
            <wp:wrapNone/>
            <wp:docPr id="1546321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813" cy="2159484"/>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3D5A">
        <w:rPr>
          <w:rFonts w:ascii="Times New Roman" w:hAnsi="Times New Roman" w:cs="Times New Roman"/>
          <w:b/>
          <w:bCs/>
          <w:sz w:val="28"/>
          <w:szCs w:val="28"/>
        </w:rPr>
        <w:t>Gestion des médicaments</w:t>
      </w:r>
    </w:p>
    <w:p w14:paraId="7D63F55F" w14:textId="11C4353D" w:rsidR="001A5B74" w:rsidRDefault="001A5B74" w:rsidP="001A5B74">
      <w:pPr>
        <w:pStyle w:val="NormalWeb"/>
        <w:ind w:left="2160"/>
        <w:rPr>
          <w:lang w:val="en-US"/>
        </w:rPr>
      </w:pPr>
    </w:p>
    <w:p w14:paraId="7EC9473A" w14:textId="068EC346"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0ABE76E2" w14:textId="5A110D53"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47E3647D" w14:textId="1A3A0D92"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7992E593" w14:textId="77777777"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137E3443" w14:textId="12C9A87F"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6BA7AB8E" w14:textId="02096CAE"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1A6D4FCA" w14:textId="2FAAF242" w:rsidR="001A5B74" w:rsidRPr="002F3D5A" w:rsidRDefault="001A5B74" w:rsidP="001A5B74">
      <w:pPr>
        <w:pStyle w:val="ListParagraph"/>
        <w:spacing w:after="0" w:line="276" w:lineRule="auto"/>
        <w:ind w:left="1080"/>
        <w:rPr>
          <w:rFonts w:ascii="Times New Roman" w:hAnsi="Times New Roman" w:cs="Times New Roman"/>
          <w:sz w:val="28"/>
          <w:szCs w:val="28"/>
        </w:rPr>
      </w:pPr>
    </w:p>
    <w:p w14:paraId="7A1479E2" w14:textId="77777777" w:rsidR="00C11710" w:rsidRDefault="00C11710" w:rsidP="001A5B74">
      <w:pPr>
        <w:pStyle w:val="ListParagraph"/>
        <w:spacing w:after="0" w:line="276" w:lineRule="auto"/>
        <w:ind w:left="1080"/>
        <w:jc w:val="center"/>
        <w:rPr>
          <w:rFonts w:ascii="Times New Roman" w:hAnsi="Times New Roman" w:cs="Times New Roman"/>
          <w:b/>
          <w:bCs/>
          <w:sz w:val="28"/>
          <w:szCs w:val="28"/>
        </w:rPr>
      </w:pPr>
    </w:p>
    <w:p w14:paraId="725FE0D6" w14:textId="44520FEA" w:rsidR="00C11710" w:rsidRPr="00C11710" w:rsidRDefault="00D3602F" w:rsidP="00C11710">
      <w:pPr>
        <w:pStyle w:val="ListParagraph"/>
        <w:spacing w:after="0" w:line="276" w:lineRule="auto"/>
        <w:ind w:left="108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anchor distT="0" distB="0" distL="114300" distR="114300" simplePos="0" relativeHeight="251722790" behindDoc="0" locked="0" layoutInCell="1" allowOverlap="1" wp14:anchorId="68501F3A" wp14:editId="33C0A7F4">
                <wp:simplePos x="0" y="0"/>
                <wp:positionH relativeFrom="column">
                  <wp:posOffset>-89854</wp:posOffset>
                </wp:positionH>
                <wp:positionV relativeFrom="paragraph">
                  <wp:posOffset>509270</wp:posOffset>
                </wp:positionV>
                <wp:extent cx="6023875" cy="352411"/>
                <wp:effectExtent l="0" t="19050" r="15240" b="10160"/>
                <wp:wrapNone/>
                <wp:docPr id="107451089"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59589251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F5ABB"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2428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605110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187991" w14:textId="4857F770"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501F3A" id="_x0000_s1142" style="position:absolute;left:0;text-align:left;margin-left:-7.1pt;margin-top:40.1pt;width:474.3pt;height:27.75pt;z-index:25172279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">
                <v:rect id="Rectangle 7" o:spid="_x0000_s114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" filled="f" strokecolor="white [3212]" strokeweight="1pt">
                  <v:textbox>
                    <w:txbxContent>
                      <w:p w14:paraId="070F5ABB"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4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" strokecolor="black [3213]" strokeweight="2.25pt">
                  <v:stroke joinstyle="miter"/>
                </v:line>
                <v:rect id="Rectangle 9" o:spid="_x0000_s114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" fillcolor="black [3213]" strokecolor="black [3213]" strokeweight="1pt">
                  <v:textbox>
                    <w:txbxContent>
                      <w:p w14:paraId="73187991" w14:textId="4857F770"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v:textbox>
                </v:rect>
              </v:group>
            </w:pict>
          </mc:Fallback>
        </mc:AlternateContent>
      </w:r>
      <w:r w:rsidR="001A5B74" w:rsidRPr="002F3D5A">
        <w:rPr>
          <w:rFonts w:ascii="Times New Roman" w:hAnsi="Times New Roman" w:cs="Times New Roman"/>
          <w:b/>
          <w:bCs/>
          <w:sz w:val="28"/>
          <w:szCs w:val="28"/>
        </w:rPr>
        <w:t>Figure 6 : Diagramme de cas d'utilisation gestion des médicaments</w:t>
      </w:r>
    </w:p>
    <w:p w14:paraId="09E614C8" w14:textId="77777777" w:rsidR="00C11710" w:rsidRDefault="00C11710" w:rsidP="00C11710">
      <w:pPr>
        <w:pStyle w:val="ListParagraph"/>
        <w:spacing w:after="0" w:line="276" w:lineRule="auto"/>
        <w:ind w:left="2160"/>
        <w:rPr>
          <w:rFonts w:ascii="Times New Roman" w:hAnsi="Times New Roman" w:cs="Times New Roman"/>
          <w:b/>
          <w:bCs/>
          <w:sz w:val="28"/>
          <w:szCs w:val="28"/>
        </w:rPr>
      </w:pPr>
    </w:p>
    <w:p w14:paraId="0E97DF73" w14:textId="1D8133AE" w:rsidR="001A5B74" w:rsidRPr="002F3D5A" w:rsidRDefault="00C11710" w:rsidP="001A5B74">
      <w:pPr>
        <w:pStyle w:val="ListParagraph"/>
        <w:numPr>
          <w:ilvl w:val="0"/>
          <w:numId w:val="43"/>
        </w:numPr>
        <w:spacing w:after="0" w:line="276" w:lineRule="auto"/>
        <w:rPr>
          <w:rFonts w:ascii="Times New Roman" w:hAnsi="Times New Roman" w:cs="Times New Roman"/>
          <w:b/>
          <w:bCs/>
          <w:sz w:val="28"/>
          <w:szCs w:val="28"/>
        </w:rPr>
      </w:pPr>
      <w:r w:rsidRPr="002F3D5A">
        <w:rPr>
          <w:noProof/>
        </w:rPr>
        <mc:AlternateContent>
          <mc:Choice Requires="wpg">
            <w:drawing>
              <wp:anchor distT="0" distB="0" distL="114300" distR="114300" simplePos="0" relativeHeight="251725862" behindDoc="0" locked="0" layoutInCell="1" allowOverlap="1" wp14:anchorId="794A268F" wp14:editId="5864F4CF">
                <wp:simplePos x="0" y="0"/>
                <wp:positionH relativeFrom="margin">
                  <wp:posOffset>-892810</wp:posOffset>
                </wp:positionH>
                <wp:positionV relativeFrom="paragraph">
                  <wp:posOffset>-882221</wp:posOffset>
                </wp:positionV>
                <wp:extent cx="7708265" cy="10007600"/>
                <wp:effectExtent l="0" t="19050" r="26035" b="12700"/>
                <wp:wrapNone/>
                <wp:docPr id="870803729" name="Group 45"/>
                <wp:cNvGraphicFramePr/>
                <a:graphic xmlns:a="http://schemas.openxmlformats.org/drawingml/2006/main">
                  <a:graphicData uri="http://schemas.microsoft.com/office/word/2010/wordprocessingGroup">
                    <wpg:wgp>
                      <wpg:cNvGrpSpPr/>
                      <wpg:grpSpPr>
                        <a:xfrm>
                          <a:off x="0" y="0"/>
                          <a:ext cx="7708265" cy="10007600"/>
                          <a:chOff x="0" y="0"/>
                          <a:chExt cx="7708738" cy="10008002"/>
                        </a:xfrm>
                      </wpg:grpSpPr>
                      <wps:wsp>
                        <wps:cNvPr id="1891381242" name="Rectangle 2"/>
                        <wps:cNvSpPr/>
                        <wps:spPr>
                          <a:xfrm>
                            <a:off x="902825" y="19677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9548C6"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2159F3C" w14:textId="77777777" w:rsidR="00C11710" w:rsidRPr="002F3D5A" w:rsidRDefault="00C11710" w:rsidP="000B5098">
                              <w:pPr>
                                <w:jc w:val="center"/>
                                <w:rPr>
                                  <w:rFonts w:ascii="Times New Roman" w:hAnsi="Times New Roman" w:cs="Times New Roman"/>
                                  <w:b/>
                                  <w:bCs/>
                                </w:rPr>
                              </w:pPr>
                            </w:p>
                            <w:p w14:paraId="028A8955" w14:textId="77777777" w:rsidR="00C11710" w:rsidRPr="002F3D5A" w:rsidRDefault="00C1171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815895" name="Straight Connector 43"/>
                        <wps:cNvCnPr/>
                        <wps:spPr>
                          <a:xfrm>
                            <a:off x="0" y="730893"/>
                            <a:ext cx="8912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70204910" name="Straight Connector 43"/>
                        <wps:cNvCnPr/>
                        <wps:spPr>
                          <a:xfrm>
                            <a:off x="6817488" y="730893"/>
                            <a:ext cx="8912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365827916" name="Straight Connector 43"/>
                        <wps:cNvCnPr/>
                        <wps:spPr>
                          <a:xfrm flipH="1">
                            <a:off x="881364" y="0"/>
                            <a:ext cx="346" cy="2158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grpSp>
                        <wpg:cNvPr id="1249189501" name="Group 11"/>
                        <wpg:cNvGrpSpPr/>
                        <wpg:grpSpPr>
                          <a:xfrm>
                            <a:off x="804440" y="9342458"/>
                            <a:ext cx="6024245" cy="352425"/>
                            <a:chOff x="0" y="0"/>
                            <a:chExt cx="6024269" cy="352715"/>
                          </a:xfrm>
                        </wpg:grpSpPr>
                        <wps:wsp>
                          <wps:cNvPr id="129049287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E5C11D"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43524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947117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E444D4" w14:textId="77777777"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6786838" name="Straight Connector 44"/>
                        <wps:cNvCnPr/>
                        <wps:spPr>
                          <a:xfrm flipV="1">
                            <a:off x="968174" y="9585526"/>
                            <a:ext cx="0" cy="422476"/>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4A268F" id="Group 45" o:spid="_x0000_s1146" style="position:absolute;left:0;text-align:left;margin-left:-70.3pt;margin-top:-69.45pt;width:606.95pt;height:788pt;z-index:251725862;mso-position-horizontal-relative:margin;mso-width-relative:margin;mso-height-relative:margin" coordsize="77087,10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">
                <v:rect id="_x0000_s1147" style="position:absolute;left:9028;top:1967;width:5920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" fillcolor="navy" strokecolor="white [3212]" strokeweight="1pt">
                  <v:textbox>
                    <w:txbxContent>
                      <w:p w14:paraId="189548C6"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32159F3C" w14:textId="77777777" w:rsidR="00C11710" w:rsidRPr="002F3D5A" w:rsidRDefault="00C11710" w:rsidP="000B5098">
                        <w:pPr>
                          <w:jc w:val="center"/>
                          <w:rPr>
                            <w:rFonts w:ascii="Times New Roman" w:hAnsi="Times New Roman" w:cs="Times New Roman"/>
                            <w:b/>
                            <w:bCs/>
                          </w:rPr>
                        </w:pPr>
                      </w:p>
                      <w:p w14:paraId="028A8955" w14:textId="77777777" w:rsidR="00C11710" w:rsidRPr="002F3D5A" w:rsidRDefault="00C11710" w:rsidP="000B5098">
                        <w:pPr>
                          <w:jc w:val="center"/>
                        </w:pPr>
                      </w:p>
                    </w:txbxContent>
                  </v:textbox>
                </v:rect>
                <v:line id="Straight Connector 43" o:spid="_x0000_s1148" style="position:absolute;visibility:visible;mso-wrap-style:square" from="0,7308" to="8912,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" strokecolor="#4472c4 [3204]" strokeweight="3pt">
                  <v:stroke joinstyle="miter"/>
                </v:line>
                <v:line id="Straight Connector 43" o:spid="_x0000_s1149" style="position:absolute;visibility:visible;mso-wrap-style:square" from="68174,7308" to="77087,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" strokecolor="#4472c4 [3204]" strokeweight="3pt">
                  <v:stroke joinstyle="miter"/>
                </v:line>
                <v:line id="Straight Connector 43" o:spid="_x0000_s1150" style="position:absolute;flip:x;visibility:visible;mso-wrap-style:square" from="8813,0" to="8817,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" strokecolor="#4472c4 [3204]" strokeweight="3pt">
                  <v:stroke joinstyle="miter"/>
                </v:line>
                <v:group id="_x0000_s1151" style="position:absolute;left:8044;top:93424;width:60242;height:3524" coordsize="60242,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">
                  <v:rect id="Rectangle 7" o:spid="_x0000_s115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" filled="f" strokecolor="white [3212]" strokeweight="1pt">
                    <v:textbox>
                      <w:txbxContent>
                        <w:p w14:paraId="35E5C11D"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5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" strokecolor="black [3213]" strokeweight="2.25pt">
                    <v:stroke joinstyle="miter"/>
                  </v:line>
                  <v:rect id="Rectangle 9" o:spid="_x0000_s115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" fillcolor="black [3213]" strokecolor="black [3213]" strokeweight="1pt">
                    <v:textbox>
                      <w:txbxContent>
                        <w:p w14:paraId="6DE444D4" w14:textId="77777777"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v:textbox>
                  </v:rect>
                </v:group>
                <v:line id="Straight Connector 44" o:spid="_x0000_s1155" style="position:absolute;flip:y;visibility:visible;mso-wrap-style:square" from="9681,95855" to="9681,10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" strokecolor="#4472c4 [3204]" strokeweight="2.25pt">
                  <v:stroke joinstyle="miter"/>
                </v:line>
                <w10:wrap anchorx="margin"/>
              </v:group>
            </w:pict>
          </mc:Fallback>
        </mc:AlternateContent>
      </w:r>
      <w:r w:rsidR="001A5B74" w:rsidRPr="002F3D5A">
        <w:rPr>
          <w:rFonts w:ascii="Times New Roman" w:hAnsi="Times New Roman" w:cs="Times New Roman"/>
          <w:b/>
          <w:bCs/>
          <w:sz w:val="28"/>
          <w:szCs w:val="28"/>
        </w:rPr>
        <w:t>Description textuelle des cas d’utilisation</w:t>
      </w:r>
    </w:p>
    <w:p w14:paraId="7363F912" w14:textId="77777777" w:rsidR="001A5B74" w:rsidRPr="002F3D5A" w:rsidRDefault="001A5B74" w:rsidP="001A5B74">
      <w:pPr>
        <w:pStyle w:val="ListParagraph"/>
        <w:numPr>
          <w:ilvl w:val="0"/>
          <w:numId w:val="42"/>
        </w:numPr>
        <w:spacing w:after="0" w:line="276" w:lineRule="auto"/>
        <w:rPr>
          <w:rFonts w:ascii="Times New Roman" w:hAnsi="Times New Roman" w:cs="Times New Roman"/>
          <w:sz w:val="28"/>
          <w:szCs w:val="28"/>
        </w:rPr>
      </w:pPr>
      <w:r w:rsidRPr="002F3D5A">
        <w:rPr>
          <w:rFonts w:ascii="Times New Roman" w:hAnsi="Times New Roman" w:cs="Times New Roman"/>
          <w:b/>
          <w:bCs/>
          <w:sz w:val="28"/>
          <w:szCs w:val="28"/>
        </w:rPr>
        <w:t>Acteur "Agent de Pharmacie" (User) :</w:t>
      </w:r>
    </w:p>
    <w:p w14:paraId="5D570D84" w14:textId="77777777" w:rsidR="001A5B74" w:rsidRPr="002F3D5A" w:rsidRDefault="001A5B74" w:rsidP="001A5B74">
      <w:pPr>
        <w:pStyle w:val="ListParagraph"/>
        <w:numPr>
          <w:ilvl w:val="0"/>
          <w:numId w:val="40"/>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S'authentifier.</w:t>
      </w:r>
    </w:p>
    <w:p w14:paraId="6FAE6308" w14:textId="77777777" w:rsidR="001A5B74" w:rsidRDefault="001A5B74" w:rsidP="001A5B74">
      <w:pPr>
        <w:pStyle w:val="ListParagraph"/>
        <w:numPr>
          <w:ilvl w:val="0"/>
          <w:numId w:val="40"/>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Consulter l'état des stocks.</w:t>
      </w:r>
    </w:p>
    <w:p w14:paraId="101A2132" w14:textId="77777777" w:rsidR="001A5B74" w:rsidRDefault="001A5B74" w:rsidP="001A5B74">
      <w:pPr>
        <w:pStyle w:val="ListParagraph"/>
        <w:numPr>
          <w:ilvl w:val="0"/>
          <w:numId w:val="40"/>
        </w:num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Consulter les </w:t>
      </w:r>
      <w:proofErr w:type="spellStart"/>
      <w:r>
        <w:rPr>
          <w:rFonts w:ascii="Times New Roman" w:hAnsi="Times New Roman" w:cs="Times New Roman"/>
          <w:sz w:val="28"/>
          <w:szCs w:val="28"/>
        </w:rPr>
        <w:t>entrees</w:t>
      </w:r>
      <w:proofErr w:type="spellEnd"/>
    </w:p>
    <w:p w14:paraId="5578353C" w14:textId="77777777" w:rsidR="001A5B74" w:rsidRPr="00763F2F" w:rsidRDefault="001A5B74" w:rsidP="001A5B74">
      <w:pPr>
        <w:pStyle w:val="ListParagraph"/>
        <w:numPr>
          <w:ilvl w:val="0"/>
          <w:numId w:val="40"/>
        </w:numPr>
        <w:spacing w:after="0" w:line="276" w:lineRule="auto"/>
        <w:rPr>
          <w:rFonts w:ascii="Times New Roman" w:hAnsi="Times New Roman" w:cs="Times New Roman"/>
          <w:sz w:val="28"/>
          <w:szCs w:val="28"/>
        </w:rPr>
      </w:pPr>
      <w:r>
        <w:rPr>
          <w:rFonts w:ascii="Times New Roman" w:hAnsi="Times New Roman" w:cs="Times New Roman"/>
          <w:sz w:val="28"/>
          <w:szCs w:val="28"/>
        </w:rPr>
        <w:t>Consulter les sorties</w:t>
      </w:r>
    </w:p>
    <w:p w14:paraId="7F9F0FDE" w14:textId="77777777" w:rsidR="001A5B74" w:rsidRPr="008A19E8" w:rsidRDefault="001A5B74" w:rsidP="001A5B74">
      <w:pPr>
        <w:pStyle w:val="ListParagraph"/>
        <w:numPr>
          <w:ilvl w:val="0"/>
          <w:numId w:val="40"/>
        </w:numPr>
        <w:spacing w:after="0" w:line="276" w:lineRule="auto"/>
        <w:rPr>
          <w:rFonts w:ascii="Times New Roman" w:hAnsi="Times New Roman" w:cs="Times New Roman"/>
          <w:sz w:val="28"/>
          <w:szCs w:val="28"/>
        </w:rPr>
      </w:pPr>
      <w:r w:rsidRPr="008A19E8">
        <w:rPr>
          <w:rFonts w:ascii="Times New Roman" w:hAnsi="Times New Roman" w:cs="Times New Roman"/>
          <w:sz w:val="28"/>
          <w:szCs w:val="28"/>
        </w:rPr>
        <w:t>Rechercher un médicament.</w:t>
      </w:r>
    </w:p>
    <w:p w14:paraId="1430A605" w14:textId="34895A25" w:rsidR="001A5B74" w:rsidRPr="002F3D5A" w:rsidRDefault="001A5B74" w:rsidP="001A5B74">
      <w:pPr>
        <w:pStyle w:val="ListParagraph"/>
        <w:numPr>
          <w:ilvl w:val="0"/>
          <w:numId w:val="42"/>
        </w:numPr>
        <w:spacing w:after="0" w:line="276" w:lineRule="auto"/>
        <w:rPr>
          <w:rFonts w:ascii="Times New Roman" w:hAnsi="Times New Roman" w:cs="Times New Roman"/>
          <w:sz w:val="28"/>
          <w:szCs w:val="28"/>
        </w:rPr>
      </w:pPr>
      <w:r w:rsidRPr="002F3D5A">
        <w:rPr>
          <w:rFonts w:ascii="Times New Roman" w:hAnsi="Times New Roman" w:cs="Times New Roman"/>
          <w:b/>
          <w:bCs/>
          <w:sz w:val="28"/>
          <w:szCs w:val="28"/>
        </w:rPr>
        <w:t>Acteur "</w:t>
      </w:r>
      <w:r w:rsidR="00C86FD0">
        <w:rPr>
          <w:rFonts w:ascii="Times New Roman" w:hAnsi="Times New Roman" w:cs="Times New Roman"/>
          <w:b/>
          <w:bCs/>
          <w:sz w:val="28"/>
          <w:szCs w:val="28"/>
        </w:rPr>
        <w:t>Pharmacien</w:t>
      </w:r>
      <w:r w:rsidRPr="002F3D5A">
        <w:rPr>
          <w:rFonts w:ascii="Times New Roman" w:hAnsi="Times New Roman" w:cs="Times New Roman"/>
          <w:b/>
          <w:bCs/>
          <w:sz w:val="28"/>
          <w:szCs w:val="28"/>
        </w:rPr>
        <w:t>" (Admin) :</w:t>
      </w:r>
    </w:p>
    <w:p w14:paraId="295DD6B9" w14:textId="77777777" w:rsidR="001A5B74" w:rsidRPr="002F3D5A" w:rsidRDefault="001A5B74" w:rsidP="001A5B74">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Hérite de toutes les fonctions de l'Agent.</w:t>
      </w:r>
    </w:p>
    <w:p w14:paraId="100346EF" w14:textId="77777777" w:rsidR="001A5B74" w:rsidRPr="002F3D5A" w:rsidRDefault="001A5B74" w:rsidP="001A5B74">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Gérer les produits (Ajouter/Modifier/Supprimer).</w:t>
      </w:r>
    </w:p>
    <w:p w14:paraId="68C4FC7D" w14:textId="77777777" w:rsidR="001A5B74" w:rsidRPr="002F3D5A" w:rsidRDefault="001A5B74" w:rsidP="001A5B74">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Enregistrer les entrées (Livraisons par lots).</w:t>
      </w:r>
    </w:p>
    <w:p w14:paraId="6817340E" w14:textId="77777777" w:rsidR="001A5B74" w:rsidRPr="002F3D5A" w:rsidRDefault="001A5B74" w:rsidP="001A5B74">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Enregistrer les sorties de stocks.</w:t>
      </w:r>
    </w:p>
    <w:p w14:paraId="5D34E576" w14:textId="77777777" w:rsidR="001A5B74" w:rsidRPr="002F3D5A" w:rsidRDefault="001A5B74" w:rsidP="001A5B74">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Gérer les fournisseurs.</w:t>
      </w:r>
    </w:p>
    <w:p w14:paraId="5153BAAE" w14:textId="77777777" w:rsidR="001A5B74" w:rsidRDefault="001A5B74" w:rsidP="008856C6">
      <w:pPr>
        <w:pStyle w:val="ListParagraph"/>
        <w:numPr>
          <w:ilvl w:val="0"/>
          <w:numId w:val="41"/>
        </w:numPr>
        <w:spacing w:after="0" w:line="276" w:lineRule="auto"/>
        <w:rPr>
          <w:rFonts w:ascii="Times New Roman" w:hAnsi="Times New Roman" w:cs="Times New Roman"/>
          <w:sz w:val="28"/>
          <w:szCs w:val="28"/>
        </w:rPr>
      </w:pPr>
      <w:r w:rsidRPr="002F3D5A">
        <w:rPr>
          <w:rFonts w:ascii="Times New Roman" w:hAnsi="Times New Roman" w:cs="Times New Roman"/>
          <w:sz w:val="28"/>
          <w:szCs w:val="28"/>
        </w:rPr>
        <w:t>Recalculer les seuils d'alerte (Consommation/3).</w:t>
      </w:r>
    </w:p>
    <w:p w14:paraId="142D84BF" w14:textId="77BAFA76" w:rsidR="001A5B74" w:rsidRDefault="001A5B74" w:rsidP="008856C6">
      <w:pPr>
        <w:pStyle w:val="ListParagraph"/>
        <w:numPr>
          <w:ilvl w:val="0"/>
          <w:numId w:val="41"/>
        </w:numPr>
        <w:spacing w:after="0" w:line="276" w:lineRule="auto"/>
        <w:rPr>
          <w:rFonts w:ascii="Times New Roman" w:hAnsi="Times New Roman" w:cs="Times New Roman"/>
          <w:sz w:val="28"/>
          <w:szCs w:val="28"/>
        </w:rPr>
      </w:pPr>
      <w:r>
        <w:rPr>
          <w:rFonts w:ascii="Times New Roman" w:hAnsi="Times New Roman" w:cs="Times New Roman"/>
          <w:sz w:val="28"/>
          <w:szCs w:val="28"/>
        </w:rPr>
        <w:t>Consulter le</w:t>
      </w:r>
      <w:r w:rsidR="00C11710">
        <w:rPr>
          <w:rFonts w:ascii="Times New Roman" w:hAnsi="Times New Roman" w:cs="Times New Roman"/>
          <w:sz w:val="28"/>
          <w:szCs w:val="28"/>
        </w:rPr>
        <w:t>s profits</w:t>
      </w:r>
    </w:p>
    <w:p w14:paraId="314A5D91" w14:textId="77777777" w:rsidR="001A5B74" w:rsidRPr="009B6243" w:rsidRDefault="001A5B74" w:rsidP="008856C6">
      <w:pPr>
        <w:pStyle w:val="ListParagraph"/>
        <w:numPr>
          <w:ilvl w:val="0"/>
          <w:numId w:val="41"/>
        </w:numPr>
        <w:spacing w:after="0" w:line="276" w:lineRule="auto"/>
        <w:rPr>
          <w:rFonts w:ascii="Times New Roman" w:hAnsi="Times New Roman" w:cs="Times New Roman"/>
          <w:sz w:val="28"/>
          <w:szCs w:val="28"/>
        </w:rPr>
      </w:pPr>
      <w:r>
        <w:rPr>
          <w:rFonts w:ascii="Times New Roman" w:hAnsi="Times New Roman" w:cs="Times New Roman"/>
          <w:sz w:val="28"/>
          <w:szCs w:val="28"/>
        </w:rPr>
        <w:t>Gestion des dons</w:t>
      </w:r>
    </w:p>
    <w:p w14:paraId="0CF456C6" w14:textId="77777777" w:rsidR="001A5B74" w:rsidRDefault="001A5B74" w:rsidP="001A5B74"/>
    <w:p w14:paraId="1A93A674" w14:textId="19279D15" w:rsidR="00C86FD0" w:rsidRDefault="001D766D" w:rsidP="00C86FD0">
      <w:pPr>
        <w:pStyle w:val="ListParagraph"/>
        <w:spacing w:after="0" w:line="276" w:lineRule="auto"/>
        <w:ind w:left="1440"/>
        <w:rPr>
          <w:rFonts w:ascii="Times New Roman" w:hAnsi="Times New Roman" w:cs="Times New Roman"/>
          <w:b/>
          <w:bCs/>
          <w:sz w:val="28"/>
          <w:szCs w:val="28"/>
        </w:rPr>
      </w:pPr>
      <w:r>
        <w:rPr>
          <w:rFonts w:ascii="Times New Roman" w:hAnsi="Times New Roman" w:cs="Times New Roman"/>
          <w:b/>
          <w:bCs/>
          <w:sz w:val="28"/>
          <w:szCs w:val="28"/>
        </w:rPr>
        <w:t>B</w:t>
      </w:r>
      <w:r w:rsidR="00C86FD0">
        <w:rPr>
          <w:rFonts w:ascii="Times New Roman" w:hAnsi="Times New Roman" w:cs="Times New Roman"/>
          <w:b/>
          <w:bCs/>
          <w:sz w:val="28"/>
          <w:szCs w:val="28"/>
        </w:rPr>
        <w:t>. Le Diagramme de classe</w:t>
      </w:r>
    </w:p>
    <w:p w14:paraId="2D656604" w14:textId="77777777" w:rsidR="00C86FD0" w:rsidRDefault="00C86FD0" w:rsidP="00C86FD0">
      <w:pPr>
        <w:spacing w:after="0" w:line="276" w:lineRule="auto"/>
        <w:ind w:firstLine="720"/>
        <w:rPr>
          <w:rFonts w:ascii="Times New Roman" w:hAnsi="Times New Roman" w:cs="Times New Roman"/>
          <w:sz w:val="28"/>
          <w:szCs w:val="28"/>
        </w:rPr>
      </w:pPr>
      <w:r w:rsidRPr="00664085">
        <w:rPr>
          <w:rFonts w:ascii="Times New Roman" w:hAnsi="Times New Roman" w:cs="Times New Roman"/>
          <w:sz w:val="28"/>
          <w:szCs w:val="28"/>
        </w:rPr>
        <w:t>Le diagramme de classes est un schéma utilisé en génie logiciel pour présenter les classes et les interfaces des systèmes ainsi que les différentes relations entre celles-ci. Ce diagramme fait partie de la partie statique d'UML car il fait abstraction des aspects temporels et dynamiques. Une classe décrit les responsabilités, le comportement et le type d'un ensemble d'objets. Les éléments de cet ensemble sont les instances de la classe.</w:t>
      </w:r>
    </w:p>
    <w:p w14:paraId="260771EF" w14:textId="77777777" w:rsidR="00C86FD0" w:rsidRDefault="00C86FD0" w:rsidP="00C86FD0">
      <w:pPr>
        <w:spacing w:after="0" w:line="276" w:lineRule="auto"/>
        <w:ind w:firstLine="720"/>
        <w:rPr>
          <w:rFonts w:ascii="Times New Roman" w:hAnsi="Times New Roman" w:cs="Times New Roman"/>
          <w:sz w:val="28"/>
          <w:szCs w:val="28"/>
        </w:rPr>
      </w:pPr>
      <w:r w:rsidRPr="00664085">
        <w:rPr>
          <w:rFonts w:ascii="Times New Roman" w:hAnsi="Times New Roman" w:cs="Times New Roman"/>
          <w:sz w:val="28"/>
          <w:szCs w:val="28"/>
        </w:rPr>
        <w:t>Une classe est un ensemble de fonctions et de données (attributs) qui sont liées ensemble par un champ sémantique. Les classes sont utilisées dans la programmation orientée objet. Elles permettent de modéliser un programme et ainsi de découper une tâche complexe en plusieurs petits travaux simples.</w:t>
      </w:r>
    </w:p>
    <w:p w14:paraId="16D152CE" w14:textId="77777777" w:rsidR="00C11710" w:rsidRDefault="00C11710" w:rsidP="00C86FD0">
      <w:pPr>
        <w:spacing w:after="0" w:line="276" w:lineRule="auto"/>
        <w:ind w:firstLine="720"/>
        <w:rPr>
          <w:rFonts w:ascii="Times New Roman" w:hAnsi="Times New Roman" w:cs="Times New Roman"/>
          <w:sz w:val="28"/>
          <w:szCs w:val="28"/>
        </w:rPr>
      </w:pPr>
    </w:p>
    <w:p w14:paraId="1448518E" w14:textId="77777777" w:rsidR="00C11710" w:rsidRDefault="00C11710" w:rsidP="00C86FD0">
      <w:pPr>
        <w:spacing w:after="0" w:line="276" w:lineRule="auto"/>
        <w:ind w:firstLine="720"/>
        <w:rPr>
          <w:rFonts w:ascii="Times New Roman" w:hAnsi="Times New Roman" w:cs="Times New Roman"/>
          <w:sz w:val="28"/>
          <w:szCs w:val="28"/>
        </w:rPr>
      </w:pPr>
    </w:p>
    <w:p w14:paraId="36C94BA1" w14:textId="77777777" w:rsidR="00C11710" w:rsidRDefault="00C11710" w:rsidP="00C86FD0">
      <w:pPr>
        <w:spacing w:after="0" w:line="276" w:lineRule="auto"/>
        <w:ind w:firstLine="720"/>
        <w:rPr>
          <w:rFonts w:ascii="Times New Roman" w:hAnsi="Times New Roman" w:cs="Times New Roman"/>
          <w:sz w:val="28"/>
          <w:szCs w:val="28"/>
        </w:rPr>
      </w:pPr>
    </w:p>
    <w:p w14:paraId="0A6B190D" w14:textId="77777777" w:rsidR="00C11710" w:rsidRDefault="00C11710" w:rsidP="00C86FD0">
      <w:pPr>
        <w:spacing w:after="0" w:line="276" w:lineRule="auto"/>
        <w:ind w:firstLine="720"/>
        <w:rPr>
          <w:rFonts w:ascii="Times New Roman" w:hAnsi="Times New Roman" w:cs="Times New Roman"/>
          <w:sz w:val="28"/>
          <w:szCs w:val="28"/>
        </w:rPr>
      </w:pPr>
    </w:p>
    <w:p w14:paraId="4354A76E" w14:textId="77777777" w:rsidR="00C11710" w:rsidRDefault="00C11710" w:rsidP="00C86FD0">
      <w:pPr>
        <w:spacing w:after="0" w:line="276" w:lineRule="auto"/>
        <w:ind w:firstLine="720"/>
        <w:rPr>
          <w:rFonts w:ascii="Times New Roman" w:hAnsi="Times New Roman" w:cs="Times New Roman"/>
          <w:sz w:val="28"/>
          <w:szCs w:val="28"/>
        </w:rPr>
      </w:pPr>
    </w:p>
    <w:p w14:paraId="04C59D41" w14:textId="77777777" w:rsidR="00C11710" w:rsidRDefault="00C11710" w:rsidP="00C86FD0">
      <w:pPr>
        <w:spacing w:after="0" w:line="276" w:lineRule="auto"/>
        <w:ind w:firstLine="720"/>
        <w:rPr>
          <w:rFonts w:ascii="Times New Roman" w:hAnsi="Times New Roman" w:cs="Times New Roman"/>
          <w:sz w:val="28"/>
          <w:szCs w:val="28"/>
        </w:rPr>
      </w:pPr>
    </w:p>
    <w:p w14:paraId="06AAA66F" w14:textId="00A86CDC" w:rsidR="00C86FD0" w:rsidRPr="00B318F5" w:rsidRDefault="00C11710" w:rsidP="00C86FD0">
      <w:pPr>
        <w:spacing w:after="0" w:line="276" w:lineRule="auto"/>
        <w:ind w:firstLine="720"/>
        <w:rPr>
          <w:rFonts w:ascii="Times New Roman" w:hAnsi="Times New Roman" w:cs="Times New Roman"/>
          <w:sz w:val="28"/>
          <w:szCs w:val="28"/>
        </w:rPr>
      </w:pPr>
      <w:r w:rsidRPr="002F3D5A">
        <w:rPr>
          <w:noProof/>
        </w:rPr>
        <mc:AlternateContent>
          <mc:Choice Requires="wpg">
            <w:drawing>
              <wp:anchor distT="0" distB="0" distL="114300" distR="114300" simplePos="0" relativeHeight="251727910" behindDoc="0" locked="0" layoutInCell="1" allowOverlap="1" wp14:anchorId="7812D200" wp14:editId="590C5AEA">
                <wp:simplePos x="0" y="0"/>
                <wp:positionH relativeFrom="margin">
                  <wp:posOffset>-935355</wp:posOffset>
                </wp:positionH>
                <wp:positionV relativeFrom="paragraph">
                  <wp:posOffset>-894649</wp:posOffset>
                </wp:positionV>
                <wp:extent cx="7708265" cy="10007600"/>
                <wp:effectExtent l="0" t="19050" r="26035" b="12700"/>
                <wp:wrapNone/>
                <wp:docPr id="1283951428" name="Group 45"/>
                <wp:cNvGraphicFramePr/>
                <a:graphic xmlns:a="http://schemas.openxmlformats.org/drawingml/2006/main">
                  <a:graphicData uri="http://schemas.microsoft.com/office/word/2010/wordprocessingGroup">
                    <wpg:wgp>
                      <wpg:cNvGrpSpPr/>
                      <wpg:grpSpPr>
                        <a:xfrm>
                          <a:off x="0" y="0"/>
                          <a:ext cx="7708265" cy="10007600"/>
                          <a:chOff x="0" y="0"/>
                          <a:chExt cx="7708738" cy="10008002"/>
                        </a:xfrm>
                      </wpg:grpSpPr>
                      <wps:wsp>
                        <wps:cNvPr id="1925526165" name="Rectangle 2"/>
                        <wps:cNvSpPr/>
                        <wps:spPr>
                          <a:xfrm>
                            <a:off x="902825" y="19677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AFC207"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4BB34F13" w14:textId="77777777" w:rsidR="00C11710" w:rsidRPr="002F3D5A" w:rsidRDefault="00C11710" w:rsidP="000B5098">
                              <w:pPr>
                                <w:jc w:val="center"/>
                                <w:rPr>
                                  <w:rFonts w:ascii="Times New Roman" w:hAnsi="Times New Roman" w:cs="Times New Roman"/>
                                  <w:b/>
                                  <w:bCs/>
                                </w:rPr>
                              </w:pPr>
                            </w:p>
                            <w:p w14:paraId="38ED5F26" w14:textId="77777777" w:rsidR="00C11710" w:rsidRPr="002F3D5A" w:rsidRDefault="00C1171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723688" name="Straight Connector 43"/>
                        <wps:cNvCnPr/>
                        <wps:spPr>
                          <a:xfrm>
                            <a:off x="0" y="730893"/>
                            <a:ext cx="8912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40039257" name="Straight Connector 43"/>
                        <wps:cNvCnPr/>
                        <wps:spPr>
                          <a:xfrm>
                            <a:off x="6817488" y="730893"/>
                            <a:ext cx="8912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487166471" name="Straight Connector 43"/>
                        <wps:cNvCnPr/>
                        <wps:spPr>
                          <a:xfrm flipH="1">
                            <a:off x="881364" y="0"/>
                            <a:ext cx="346" cy="2158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grpSp>
                        <wpg:cNvPr id="1007152176" name="Group 11"/>
                        <wpg:cNvGrpSpPr/>
                        <wpg:grpSpPr>
                          <a:xfrm>
                            <a:off x="804440" y="9342458"/>
                            <a:ext cx="6024245" cy="352425"/>
                            <a:chOff x="0" y="0"/>
                            <a:chExt cx="6024269" cy="352715"/>
                          </a:xfrm>
                        </wpg:grpSpPr>
                        <wps:wsp>
                          <wps:cNvPr id="88473840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E44EAE"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10965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189110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89C859" w14:textId="77777777"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06032874" name="Straight Connector 44"/>
                        <wps:cNvCnPr/>
                        <wps:spPr>
                          <a:xfrm flipV="1">
                            <a:off x="968174" y="9585526"/>
                            <a:ext cx="0" cy="422476"/>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12D200" id="_x0000_s1156" style="position:absolute;left:0;text-align:left;margin-left:-73.65pt;margin-top:-70.45pt;width:606.95pt;height:788pt;z-index:251727910;mso-position-horizontal-relative:margin;mso-width-relative:margin;mso-height-relative:margin" coordsize="77087,10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">
                <v:rect id="_x0000_s1157" style="position:absolute;left:9028;top:1967;width:5920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" fillcolor="navy" strokecolor="white [3212]" strokeweight="1pt">
                  <v:textbox>
                    <w:txbxContent>
                      <w:p w14:paraId="22AFC207" w14:textId="77777777"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l’hôpital </w:t>
                        </w:r>
                        <w:proofErr w:type="spellStart"/>
                        <w:r w:rsidRPr="002F3D5A">
                          <w:rPr>
                            <w:rFonts w:ascii="Times New Roman" w:hAnsi="Times New Roman" w:cs="Times New Roman"/>
                            <w:b/>
                            <w:bCs/>
                            <w:sz w:val="28"/>
                            <w:szCs w:val="28"/>
                          </w:rPr>
                          <w:t>Laquintinie</w:t>
                        </w:r>
                        <w:proofErr w:type="spellEnd"/>
                      </w:p>
                      <w:p w14:paraId="4BB34F13" w14:textId="77777777" w:rsidR="00C11710" w:rsidRPr="002F3D5A" w:rsidRDefault="00C11710" w:rsidP="000B5098">
                        <w:pPr>
                          <w:jc w:val="center"/>
                          <w:rPr>
                            <w:rFonts w:ascii="Times New Roman" w:hAnsi="Times New Roman" w:cs="Times New Roman"/>
                            <w:b/>
                            <w:bCs/>
                          </w:rPr>
                        </w:pPr>
                      </w:p>
                      <w:p w14:paraId="38ED5F26" w14:textId="77777777" w:rsidR="00C11710" w:rsidRPr="002F3D5A" w:rsidRDefault="00C11710" w:rsidP="000B5098">
                        <w:pPr>
                          <w:jc w:val="center"/>
                        </w:pPr>
                      </w:p>
                    </w:txbxContent>
                  </v:textbox>
                </v:rect>
                <v:line id="Straight Connector 43" o:spid="_x0000_s1158" style="position:absolute;visibility:visible;mso-wrap-style:square" from="0,7308" to="8912,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" strokecolor="#4472c4 [3204]" strokeweight="3pt">
                  <v:stroke joinstyle="miter"/>
                </v:line>
                <v:line id="Straight Connector 43" o:spid="_x0000_s1159" style="position:absolute;visibility:visible;mso-wrap-style:square" from="68174,7308" to="77087,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" strokecolor="#4472c4 [3204]" strokeweight="3pt">
                  <v:stroke joinstyle="miter"/>
                </v:line>
                <v:line id="Straight Connector 43" o:spid="_x0000_s1160" style="position:absolute;flip:x;visibility:visible;mso-wrap-style:square" from="8813,0" to="8817,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" strokecolor="#4472c4 [3204]" strokeweight="3pt">
                  <v:stroke joinstyle="miter"/>
                </v:line>
                <v:group id="_x0000_s1161" style="position:absolute;left:8044;top:93424;width:60242;height:3524" coordsize="60242,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">
                  <v:rect id="Rectangle 7" o:spid="_x0000_s116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" filled="f" strokecolor="white [3212]" strokeweight="1pt">
                    <v:textbox>
                      <w:txbxContent>
                        <w:p w14:paraId="02E44EAE"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6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" strokecolor="black [3213]" strokeweight="2.25pt">
                    <v:stroke joinstyle="miter"/>
                  </v:line>
                  <v:rect id="Rectangle 9" o:spid="_x0000_s116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" fillcolor="black [3213]" strokecolor="black [3213]" strokeweight="1pt">
                    <v:textbox>
                      <w:txbxContent>
                        <w:p w14:paraId="3D89C859" w14:textId="77777777"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v:textbox>
                  </v:rect>
                </v:group>
                <v:line id="Straight Connector 44" o:spid="_x0000_s1165" style="position:absolute;flip:y;visibility:visible;mso-wrap-style:square" from="9681,95855" to="9681,10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" strokecolor="#4472c4 [3204]" strokeweight="2.25pt">
                  <v:stroke joinstyle="miter"/>
                </v:line>
                <w10:wrap anchorx="margin"/>
              </v:group>
            </w:pict>
          </mc:Fallback>
        </mc:AlternateContent>
      </w:r>
      <w:r w:rsidR="00C86FD0">
        <w:rPr>
          <w:noProof/>
        </w:rPr>
        <w:drawing>
          <wp:anchor distT="0" distB="0" distL="114300" distR="114300" simplePos="0" relativeHeight="251653158" behindDoc="0" locked="0" layoutInCell="1" allowOverlap="1" wp14:anchorId="3D402D6F" wp14:editId="76007085">
            <wp:simplePos x="0" y="0"/>
            <wp:positionH relativeFrom="margin">
              <wp:align>right</wp:align>
            </wp:positionH>
            <wp:positionV relativeFrom="paragraph">
              <wp:posOffset>110546</wp:posOffset>
            </wp:positionV>
            <wp:extent cx="5942631" cy="5202523"/>
            <wp:effectExtent l="0" t="0" r="1270" b="0"/>
            <wp:wrapNone/>
            <wp:docPr id="115217133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631" cy="52025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BFA42C" w14:textId="77777777" w:rsidR="00C86FD0" w:rsidRPr="00CB516B" w:rsidRDefault="00C86FD0" w:rsidP="00C86FD0">
      <w:pPr>
        <w:spacing w:after="0" w:line="276" w:lineRule="auto"/>
        <w:ind w:firstLine="720"/>
        <w:rPr>
          <w:rFonts w:ascii="Times New Roman" w:hAnsi="Times New Roman" w:cs="Times New Roman"/>
          <w:sz w:val="28"/>
          <w:szCs w:val="28"/>
        </w:rPr>
      </w:pPr>
    </w:p>
    <w:p w14:paraId="620A207F" w14:textId="77777777" w:rsidR="00C86FD0" w:rsidRDefault="00C86FD0" w:rsidP="00C86FD0">
      <w:pPr>
        <w:spacing w:after="0" w:line="276" w:lineRule="auto"/>
        <w:ind w:firstLine="720"/>
        <w:rPr>
          <w:rFonts w:ascii="Times New Roman" w:hAnsi="Times New Roman" w:cs="Times New Roman"/>
          <w:sz w:val="28"/>
          <w:szCs w:val="28"/>
        </w:rPr>
      </w:pPr>
    </w:p>
    <w:p w14:paraId="398D9349" w14:textId="77777777" w:rsidR="00C86FD0" w:rsidRDefault="00C86FD0" w:rsidP="00C86FD0">
      <w:pPr>
        <w:spacing w:after="0" w:line="276" w:lineRule="auto"/>
        <w:ind w:firstLine="720"/>
        <w:rPr>
          <w:rFonts w:ascii="Times New Roman" w:hAnsi="Times New Roman" w:cs="Times New Roman"/>
          <w:sz w:val="28"/>
          <w:szCs w:val="28"/>
        </w:rPr>
      </w:pPr>
    </w:p>
    <w:p w14:paraId="0758279F" w14:textId="77777777" w:rsidR="00C86FD0" w:rsidRDefault="00C86FD0" w:rsidP="00C86FD0">
      <w:pPr>
        <w:spacing w:after="0" w:line="276" w:lineRule="auto"/>
        <w:ind w:firstLine="720"/>
        <w:rPr>
          <w:rFonts w:ascii="Times New Roman" w:hAnsi="Times New Roman" w:cs="Times New Roman"/>
          <w:sz w:val="28"/>
          <w:szCs w:val="28"/>
        </w:rPr>
      </w:pPr>
    </w:p>
    <w:p w14:paraId="5BF4B8E8" w14:textId="77777777" w:rsidR="00C86FD0" w:rsidRDefault="00C86FD0" w:rsidP="00C86FD0">
      <w:pPr>
        <w:spacing w:after="0" w:line="276" w:lineRule="auto"/>
        <w:ind w:firstLine="720"/>
        <w:rPr>
          <w:rFonts w:ascii="Times New Roman" w:hAnsi="Times New Roman" w:cs="Times New Roman"/>
          <w:sz w:val="28"/>
          <w:szCs w:val="28"/>
        </w:rPr>
      </w:pPr>
    </w:p>
    <w:p w14:paraId="56667452" w14:textId="77777777" w:rsidR="00C86FD0" w:rsidRDefault="00C86FD0" w:rsidP="00C86FD0">
      <w:pPr>
        <w:spacing w:after="0" w:line="276" w:lineRule="auto"/>
        <w:ind w:firstLine="720"/>
        <w:rPr>
          <w:rFonts w:ascii="Times New Roman" w:hAnsi="Times New Roman" w:cs="Times New Roman"/>
          <w:sz w:val="28"/>
          <w:szCs w:val="28"/>
        </w:rPr>
      </w:pPr>
    </w:p>
    <w:p w14:paraId="3389580A" w14:textId="77777777" w:rsidR="00C86FD0" w:rsidRDefault="00C86FD0" w:rsidP="00C86FD0">
      <w:pPr>
        <w:spacing w:after="0" w:line="276" w:lineRule="auto"/>
        <w:ind w:firstLine="720"/>
        <w:rPr>
          <w:rFonts w:ascii="Times New Roman" w:hAnsi="Times New Roman" w:cs="Times New Roman"/>
          <w:sz w:val="28"/>
          <w:szCs w:val="28"/>
        </w:rPr>
      </w:pPr>
    </w:p>
    <w:p w14:paraId="370340D7" w14:textId="77777777" w:rsidR="00C86FD0" w:rsidRDefault="00C86FD0" w:rsidP="00C86FD0">
      <w:pPr>
        <w:spacing w:after="0" w:line="276" w:lineRule="auto"/>
        <w:ind w:firstLine="720"/>
        <w:rPr>
          <w:rFonts w:ascii="Times New Roman" w:hAnsi="Times New Roman" w:cs="Times New Roman"/>
          <w:sz w:val="28"/>
          <w:szCs w:val="28"/>
        </w:rPr>
      </w:pPr>
    </w:p>
    <w:p w14:paraId="12DB3D58" w14:textId="77777777" w:rsidR="00C86FD0" w:rsidRDefault="00C86FD0" w:rsidP="00C86FD0">
      <w:pPr>
        <w:spacing w:after="0" w:line="276" w:lineRule="auto"/>
        <w:ind w:firstLine="720"/>
        <w:rPr>
          <w:rFonts w:ascii="Times New Roman" w:hAnsi="Times New Roman" w:cs="Times New Roman"/>
          <w:sz w:val="28"/>
          <w:szCs w:val="28"/>
        </w:rPr>
      </w:pPr>
    </w:p>
    <w:p w14:paraId="7FCD0626" w14:textId="77777777" w:rsidR="00C86FD0" w:rsidRDefault="00C86FD0" w:rsidP="00C86FD0">
      <w:pPr>
        <w:spacing w:after="0" w:line="276" w:lineRule="auto"/>
        <w:ind w:firstLine="720"/>
        <w:rPr>
          <w:rFonts w:ascii="Times New Roman" w:hAnsi="Times New Roman" w:cs="Times New Roman"/>
          <w:sz w:val="28"/>
          <w:szCs w:val="28"/>
        </w:rPr>
      </w:pPr>
    </w:p>
    <w:p w14:paraId="7771CDF2" w14:textId="77777777" w:rsidR="00C86FD0" w:rsidRDefault="00C86FD0" w:rsidP="00C86FD0">
      <w:pPr>
        <w:spacing w:after="0" w:line="276" w:lineRule="auto"/>
        <w:ind w:firstLine="720"/>
        <w:rPr>
          <w:rFonts w:ascii="Times New Roman" w:hAnsi="Times New Roman" w:cs="Times New Roman"/>
          <w:sz w:val="28"/>
          <w:szCs w:val="28"/>
        </w:rPr>
      </w:pPr>
    </w:p>
    <w:p w14:paraId="63F6BDB7" w14:textId="77777777" w:rsidR="00C86FD0" w:rsidRDefault="00C86FD0" w:rsidP="00C86FD0">
      <w:pPr>
        <w:spacing w:after="0" w:line="276" w:lineRule="auto"/>
        <w:ind w:firstLine="720"/>
        <w:rPr>
          <w:rFonts w:ascii="Times New Roman" w:hAnsi="Times New Roman" w:cs="Times New Roman"/>
          <w:sz w:val="28"/>
          <w:szCs w:val="28"/>
        </w:rPr>
      </w:pPr>
    </w:p>
    <w:p w14:paraId="0BD8F89D" w14:textId="77777777" w:rsidR="00C86FD0" w:rsidRDefault="00C86FD0" w:rsidP="00C86FD0">
      <w:pPr>
        <w:spacing w:after="0" w:line="276" w:lineRule="auto"/>
        <w:ind w:firstLine="720"/>
        <w:rPr>
          <w:rFonts w:ascii="Times New Roman" w:hAnsi="Times New Roman" w:cs="Times New Roman"/>
          <w:sz w:val="28"/>
          <w:szCs w:val="28"/>
        </w:rPr>
      </w:pPr>
    </w:p>
    <w:p w14:paraId="1DC65E6D" w14:textId="77777777" w:rsidR="00C86FD0" w:rsidRDefault="00C86FD0" w:rsidP="00C86FD0">
      <w:pPr>
        <w:spacing w:after="0" w:line="276" w:lineRule="auto"/>
        <w:ind w:firstLine="720"/>
        <w:rPr>
          <w:rFonts w:ascii="Times New Roman" w:hAnsi="Times New Roman" w:cs="Times New Roman"/>
          <w:sz w:val="28"/>
          <w:szCs w:val="28"/>
        </w:rPr>
      </w:pPr>
    </w:p>
    <w:p w14:paraId="5E2148B3" w14:textId="77777777" w:rsidR="00C86FD0" w:rsidRDefault="00C86FD0" w:rsidP="00C86FD0">
      <w:pPr>
        <w:spacing w:after="0" w:line="276" w:lineRule="auto"/>
        <w:ind w:firstLine="720"/>
        <w:rPr>
          <w:rFonts w:ascii="Times New Roman" w:hAnsi="Times New Roman" w:cs="Times New Roman"/>
          <w:sz w:val="28"/>
          <w:szCs w:val="28"/>
        </w:rPr>
      </w:pPr>
    </w:p>
    <w:p w14:paraId="3DEED158" w14:textId="77777777" w:rsidR="00C86FD0" w:rsidRDefault="00C86FD0" w:rsidP="00C86FD0">
      <w:pPr>
        <w:spacing w:after="0" w:line="276" w:lineRule="auto"/>
        <w:ind w:firstLine="720"/>
        <w:rPr>
          <w:rFonts w:ascii="Times New Roman" w:hAnsi="Times New Roman" w:cs="Times New Roman"/>
          <w:sz w:val="28"/>
          <w:szCs w:val="28"/>
        </w:rPr>
      </w:pPr>
    </w:p>
    <w:p w14:paraId="0DE20067" w14:textId="77777777" w:rsidR="00C86FD0" w:rsidRDefault="00C86FD0" w:rsidP="00C86FD0">
      <w:pPr>
        <w:spacing w:after="0" w:line="276" w:lineRule="auto"/>
        <w:ind w:firstLine="720"/>
        <w:rPr>
          <w:rFonts w:ascii="Times New Roman" w:hAnsi="Times New Roman" w:cs="Times New Roman"/>
          <w:sz w:val="28"/>
          <w:szCs w:val="28"/>
        </w:rPr>
      </w:pPr>
    </w:p>
    <w:p w14:paraId="32362452" w14:textId="77777777" w:rsidR="00C86FD0" w:rsidRDefault="00C86FD0" w:rsidP="00C86FD0">
      <w:pPr>
        <w:spacing w:after="0" w:line="276" w:lineRule="auto"/>
        <w:ind w:firstLine="720"/>
        <w:rPr>
          <w:rFonts w:ascii="Times New Roman" w:hAnsi="Times New Roman" w:cs="Times New Roman"/>
          <w:sz w:val="28"/>
          <w:szCs w:val="28"/>
        </w:rPr>
      </w:pPr>
    </w:p>
    <w:p w14:paraId="621C1A68" w14:textId="77777777" w:rsidR="00C86FD0" w:rsidRDefault="00C86FD0" w:rsidP="00C86FD0">
      <w:pPr>
        <w:spacing w:after="0" w:line="276" w:lineRule="auto"/>
        <w:ind w:firstLine="720"/>
        <w:rPr>
          <w:rFonts w:ascii="Times New Roman" w:hAnsi="Times New Roman" w:cs="Times New Roman"/>
          <w:sz w:val="28"/>
          <w:szCs w:val="28"/>
        </w:rPr>
      </w:pPr>
    </w:p>
    <w:p w14:paraId="6B2DDF98" w14:textId="77777777" w:rsidR="00C86FD0" w:rsidRDefault="00C86FD0" w:rsidP="00C86FD0">
      <w:pPr>
        <w:spacing w:after="0" w:line="276" w:lineRule="auto"/>
        <w:ind w:firstLine="720"/>
        <w:rPr>
          <w:rFonts w:ascii="Times New Roman" w:hAnsi="Times New Roman" w:cs="Times New Roman"/>
          <w:sz w:val="28"/>
          <w:szCs w:val="28"/>
        </w:rPr>
      </w:pPr>
    </w:p>
    <w:p w14:paraId="59E7C5ED" w14:textId="77777777" w:rsidR="00C86FD0" w:rsidRDefault="00C86FD0" w:rsidP="00C86FD0">
      <w:pPr>
        <w:spacing w:after="0" w:line="276" w:lineRule="auto"/>
        <w:ind w:firstLine="720"/>
        <w:rPr>
          <w:rFonts w:ascii="Times New Roman" w:hAnsi="Times New Roman" w:cs="Times New Roman"/>
          <w:sz w:val="28"/>
          <w:szCs w:val="28"/>
        </w:rPr>
      </w:pPr>
    </w:p>
    <w:p w14:paraId="2BA0EABE" w14:textId="77777777" w:rsidR="00C86FD0" w:rsidRDefault="00C86FD0" w:rsidP="00C86FD0">
      <w:pPr>
        <w:spacing w:after="0" w:line="276" w:lineRule="auto"/>
        <w:ind w:firstLine="720"/>
        <w:rPr>
          <w:rFonts w:ascii="Times New Roman" w:hAnsi="Times New Roman" w:cs="Times New Roman"/>
          <w:sz w:val="28"/>
          <w:szCs w:val="28"/>
        </w:rPr>
      </w:pPr>
    </w:p>
    <w:p w14:paraId="575A461A" w14:textId="26D72988" w:rsidR="00C86FD0" w:rsidRPr="00D35EFB" w:rsidRDefault="00C86FD0" w:rsidP="00C86FD0">
      <w:pPr>
        <w:spacing w:after="0" w:line="276" w:lineRule="auto"/>
        <w:ind w:firstLine="720"/>
        <w:jc w:val="center"/>
        <w:rPr>
          <w:rFonts w:ascii="Times New Roman" w:hAnsi="Times New Roman" w:cs="Times New Roman"/>
          <w:b/>
          <w:bCs/>
          <w:sz w:val="28"/>
          <w:szCs w:val="28"/>
        </w:rPr>
      </w:pPr>
      <w:r w:rsidRPr="005E5FA2">
        <w:rPr>
          <w:rFonts w:ascii="Times New Roman" w:hAnsi="Times New Roman" w:cs="Times New Roman"/>
          <w:b/>
          <w:bCs/>
          <w:sz w:val="28"/>
          <w:szCs w:val="28"/>
        </w:rPr>
        <w:t xml:space="preserve">Figure </w:t>
      </w:r>
      <w:r w:rsidR="001D766D">
        <w:rPr>
          <w:rFonts w:ascii="Times New Roman" w:hAnsi="Times New Roman" w:cs="Times New Roman"/>
          <w:b/>
          <w:bCs/>
          <w:sz w:val="28"/>
          <w:szCs w:val="28"/>
        </w:rPr>
        <w:t>7</w:t>
      </w:r>
      <w:r w:rsidRPr="005E5FA2">
        <w:rPr>
          <w:rFonts w:ascii="Times New Roman" w:hAnsi="Times New Roman" w:cs="Times New Roman"/>
          <w:b/>
          <w:bCs/>
          <w:sz w:val="28"/>
          <w:szCs w:val="28"/>
        </w:rPr>
        <w:t xml:space="preserve"> : Le diagramme de classe</w:t>
      </w:r>
    </w:p>
    <w:p w14:paraId="058EF656" w14:textId="77777777" w:rsidR="00C86FD0" w:rsidRDefault="00C86FD0" w:rsidP="001A5B74"/>
    <w:p w14:paraId="70745EF4" w14:textId="6FEE8ABB" w:rsidR="00ED5CE8" w:rsidRDefault="001D766D" w:rsidP="009517C9">
      <w:pPr>
        <w:pStyle w:val="ListParagraph"/>
        <w:spacing w:after="0" w:line="276" w:lineRule="auto"/>
        <w:ind w:left="1080"/>
        <w:rPr>
          <w:rFonts w:ascii="Times New Roman" w:hAnsi="Times New Roman" w:cs="Times New Roman"/>
          <w:b/>
          <w:bCs/>
          <w:sz w:val="28"/>
          <w:szCs w:val="28"/>
        </w:rPr>
      </w:pPr>
      <w:r>
        <w:rPr>
          <w:rFonts w:ascii="Times New Roman" w:hAnsi="Times New Roman" w:cs="Times New Roman"/>
          <w:b/>
          <w:bCs/>
          <w:sz w:val="28"/>
          <w:szCs w:val="28"/>
        </w:rPr>
        <w:t>C</w:t>
      </w:r>
      <w:r w:rsidR="00ED5CE8" w:rsidRPr="002F3D5A">
        <w:rPr>
          <w:rFonts w:ascii="Times New Roman" w:hAnsi="Times New Roman" w:cs="Times New Roman"/>
          <w:b/>
          <w:bCs/>
          <w:sz w:val="28"/>
          <w:szCs w:val="28"/>
        </w:rPr>
        <w:t xml:space="preserve">. Le Diagramme de </w:t>
      </w:r>
      <w:r w:rsidR="00ED5CE8" w:rsidRPr="00EB7F49">
        <w:rPr>
          <w:rFonts w:ascii="Times New Roman" w:hAnsi="Times New Roman" w:cs="Times New Roman"/>
          <w:b/>
          <w:bCs/>
          <w:sz w:val="28"/>
          <w:szCs w:val="28"/>
        </w:rPr>
        <w:t>séquence</w:t>
      </w:r>
    </w:p>
    <w:p w14:paraId="3B6BB32C" w14:textId="2746486F" w:rsidR="00ED5CE8" w:rsidRDefault="00ED5CE8" w:rsidP="009517C9">
      <w:pPr>
        <w:pStyle w:val="ListParagraph"/>
        <w:spacing w:after="0" w:line="276" w:lineRule="auto"/>
        <w:ind w:left="1080" w:firstLine="360"/>
        <w:rPr>
          <w:rFonts w:ascii="Times New Roman" w:hAnsi="Times New Roman" w:cs="Times New Roman"/>
          <w:sz w:val="28"/>
          <w:szCs w:val="28"/>
        </w:rPr>
      </w:pPr>
      <w:r w:rsidRPr="00EB7F49">
        <w:rPr>
          <w:rFonts w:ascii="Times New Roman" w:hAnsi="Times New Roman" w:cs="Times New Roman"/>
          <w:sz w:val="28"/>
          <w:szCs w:val="28"/>
        </w:rPr>
        <w:t xml:space="preserve">Le diagramme de séquence est une description graphique des opérations d'un système sous un angle chronologique. C'est une vue dynamique qui contient les symboles d'objets (instances de classe), d'acteurs et de messages qu'ils échangent. La dimension verticale est l'axe temporel : les messages y sont représentés par ordre chronologique. La dimension horizontale montre des objets et des acteurs qui échangent des informations, le diagramme de séquence permet de représenter les </w:t>
      </w:r>
      <w:r w:rsidRPr="00EB7F49">
        <w:rPr>
          <w:rFonts w:ascii="Times New Roman" w:hAnsi="Times New Roman" w:cs="Times New Roman"/>
          <w:sz w:val="28"/>
          <w:szCs w:val="28"/>
        </w:rPr>
        <w:lastRenderedPageBreak/>
        <w:t>échanges entre les composants et les objets du système, dans le cadre d'exécution des cas d'utilisation, de point de vue temporel. Dans ce qui suit, nous présentons quelques fonctions de l'utilisateur à travers des différents diagrammes de séquences :</w:t>
      </w:r>
    </w:p>
    <w:p w14:paraId="06609FC8" w14:textId="595D1F27" w:rsidR="00A10C88" w:rsidRPr="00C47488" w:rsidRDefault="003C6317" w:rsidP="00C47488">
      <w:pPr>
        <w:pStyle w:val="ListParagraph"/>
        <w:numPr>
          <w:ilvl w:val="0"/>
          <w:numId w:val="42"/>
        </w:numPr>
        <w:spacing w:after="0" w:line="276" w:lineRule="auto"/>
        <w:rPr>
          <w:rFonts w:ascii="Times New Roman" w:hAnsi="Times New Roman" w:cs="Times New Roman"/>
          <w:b/>
          <w:bCs/>
          <w:sz w:val="28"/>
          <w:szCs w:val="28"/>
        </w:rPr>
      </w:pPr>
      <w:r>
        <w:rPr>
          <w:noProof/>
        </w:rPr>
        <w:drawing>
          <wp:anchor distT="0" distB="0" distL="114300" distR="114300" simplePos="0" relativeHeight="251632678" behindDoc="0" locked="0" layoutInCell="1" allowOverlap="1" wp14:anchorId="2A0022A1" wp14:editId="0268F932">
            <wp:simplePos x="0" y="0"/>
            <wp:positionH relativeFrom="margin">
              <wp:align>right</wp:align>
            </wp:positionH>
            <wp:positionV relativeFrom="paragraph">
              <wp:posOffset>221872</wp:posOffset>
            </wp:positionV>
            <wp:extent cx="5943829" cy="1860308"/>
            <wp:effectExtent l="0" t="0" r="0" b="6985"/>
            <wp:wrapNone/>
            <wp:docPr id="213540244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829" cy="1860308"/>
                    </a:xfrm>
                    <a:prstGeom prst="rect">
                      <a:avLst/>
                    </a:prstGeom>
                    <a:noFill/>
                    <a:ln>
                      <a:noFill/>
                    </a:ln>
                  </pic:spPr>
                </pic:pic>
              </a:graphicData>
            </a:graphic>
            <wp14:sizeRelH relativeFrom="page">
              <wp14:pctWidth>0</wp14:pctWidth>
            </wp14:sizeRelH>
            <wp14:sizeRelV relativeFrom="page">
              <wp14:pctHeight>0</wp14:pctHeight>
            </wp14:sizeRelV>
          </wp:anchor>
        </w:drawing>
      </w:r>
      <w:r w:rsidR="005763A9" w:rsidRPr="00C47488">
        <w:rPr>
          <w:rFonts w:ascii="Times New Roman" w:hAnsi="Times New Roman" w:cs="Times New Roman"/>
          <w:b/>
          <w:bCs/>
          <w:sz w:val="28"/>
          <w:szCs w:val="28"/>
        </w:rPr>
        <w:t xml:space="preserve">Diagramme de séquence d’authentification : </w:t>
      </w:r>
    </w:p>
    <w:p w14:paraId="4937678E" w14:textId="227764A7" w:rsidR="00A10C88" w:rsidRPr="005763A9" w:rsidRDefault="00A10C88" w:rsidP="00ED5CE8">
      <w:pPr>
        <w:pStyle w:val="ListParagraph"/>
        <w:spacing w:after="0" w:line="276" w:lineRule="auto"/>
        <w:ind w:left="1080"/>
        <w:rPr>
          <w:rFonts w:ascii="Times New Roman" w:hAnsi="Times New Roman" w:cs="Times New Roman"/>
          <w:sz w:val="28"/>
          <w:szCs w:val="28"/>
        </w:rPr>
      </w:pPr>
    </w:p>
    <w:p w14:paraId="44D9F8EC" w14:textId="48960135" w:rsidR="00A10C88" w:rsidRDefault="00A10C88" w:rsidP="00ED5CE8">
      <w:pPr>
        <w:pStyle w:val="ListParagraph"/>
        <w:spacing w:after="0" w:line="276" w:lineRule="auto"/>
        <w:ind w:left="1080"/>
        <w:rPr>
          <w:rFonts w:ascii="Times New Roman" w:hAnsi="Times New Roman" w:cs="Times New Roman"/>
          <w:sz w:val="28"/>
          <w:szCs w:val="28"/>
        </w:rPr>
      </w:pPr>
    </w:p>
    <w:p w14:paraId="2D903AE2" w14:textId="2C54F8C1" w:rsidR="00ED5CE8" w:rsidRDefault="00ED5CE8" w:rsidP="003666D4">
      <w:pPr>
        <w:pStyle w:val="ListParagraph"/>
        <w:spacing w:after="0" w:line="276" w:lineRule="auto"/>
        <w:ind w:left="1080"/>
        <w:rPr>
          <w:rFonts w:ascii="Times New Roman" w:hAnsi="Times New Roman" w:cs="Times New Roman"/>
          <w:sz w:val="28"/>
          <w:szCs w:val="28"/>
        </w:rPr>
      </w:pPr>
    </w:p>
    <w:p w14:paraId="7804DD02" w14:textId="55C99307" w:rsidR="00A6331D" w:rsidRDefault="00A6331D" w:rsidP="003666D4">
      <w:pPr>
        <w:pStyle w:val="ListParagraph"/>
        <w:spacing w:after="0" w:line="276" w:lineRule="auto"/>
        <w:ind w:left="1080"/>
        <w:rPr>
          <w:rFonts w:ascii="Times New Roman" w:hAnsi="Times New Roman" w:cs="Times New Roman"/>
          <w:sz w:val="28"/>
          <w:szCs w:val="28"/>
        </w:rPr>
      </w:pPr>
    </w:p>
    <w:p w14:paraId="1B426013" w14:textId="0B43A77F" w:rsidR="00A6331D" w:rsidRDefault="00A6331D" w:rsidP="003666D4">
      <w:pPr>
        <w:pStyle w:val="ListParagraph"/>
        <w:spacing w:after="0" w:line="276" w:lineRule="auto"/>
        <w:ind w:left="1080"/>
        <w:rPr>
          <w:rFonts w:ascii="Times New Roman" w:hAnsi="Times New Roman" w:cs="Times New Roman"/>
          <w:sz w:val="28"/>
          <w:szCs w:val="28"/>
        </w:rPr>
      </w:pPr>
    </w:p>
    <w:p w14:paraId="47F6865B" w14:textId="394639B1" w:rsidR="00A6331D" w:rsidRDefault="00A6331D" w:rsidP="003666D4">
      <w:pPr>
        <w:pStyle w:val="ListParagraph"/>
        <w:spacing w:after="0" w:line="276" w:lineRule="auto"/>
        <w:ind w:left="1080"/>
        <w:rPr>
          <w:rFonts w:ascii="Times New Roman" w:hAnsi="Times New Roman" w:cs="Times New Roman"/>
          <w:sz w:val="28"/>
          <w:szCs w:val="28"/>
        </w:rPr>
      </w:pPr>
    </w:p>
    <w:p w14:paraId="5F123B72" w14:textId="120F072F" w:rsidR="00A6331D" w:rsidRDefault="00A6331D" w:rsidP="003666D4">
      <w:pPr>
        <w:pStyle w:val="ListParagraph"/>
        <w:spacing w:after="0" w:line="276" w:lineRule="auto"/>
        <w:ind w:left="1080"/>
        <w:rPr>
          <w:rFonts w:ascii="Times New Roman" w:hAnsi="Times New Roman" w:cs="Times New Roman"/>
          <w:sz w:val="28"/>
          <w:szCs w:val="28"/>
        </w:rPr>
      </w:pPr>
    </w:p>
    <w:p w14:paraId="0B62FAD5" w14:textId="059FBECF" w:rsidR="00A6331D" w:rsidRDefault="00A6331D" w:rsidP="003666D4">
      <w:pPr>
        <w:pStyle w:val="ListParagraph"/>
        <w:spacing w:after="0" w:line="276" w:lineRule="auto"/>
        <w:ind w:left="1080"/>
        <w:rPr>
          <w:rFonts w:ascii="Times New Roman" w:hAnsi="Times New Roman" w:cs="Times New Roman"/>
          <w:sz w:val="28"/>
          <w:szCs w:val="28"/>
        </w:rPr>
      </w:pPr>
    </w:p>
    <w:p w14:paraId="259D7686" w14:textId="528C74AA" w:rsidR="00A6331D" w:rsidRDefault="005763A9" w:rsidP="005763A9">
      <w:pPr>
        <w:pStyle w:val="ListParagraph"/>
        <w:spacing w:after="0" w:line="276" w:lineRule="auto"/>
        <w:ind w:left="1080"/>
        <w:rPr>
          <w:rFonts w:ascii="Times New Roman" w:hAnsi="Times New Roman" w:cs="Times New Roman"/>
          <w:b/>
          <w:bCs/>
          <w:sz w:val="28"/>
          <w:szCs w:val="28"/>
        </w:rPr>
      </w:pPr>
      <w:r w:rsidRPr="005763A9">
        <w:rPr>
          <w:rFonts w:ascii="Times New Roman" w:hAnsi="Times New Roman" w:cs="Times New Roman"/>
          <w:b/>
          <w:bCs/>
          <w:sz w:val="28"/>
          <w:szCs w:val="28"/>
        </w:rPr>
        <w:t xml:space="preserve">Figure </w:t>
      </w:r>
      <w:r w:rsidR="001D766D">
        <w:rPr>
          <w:rFonts w:ascii="Times New Roman" w:hAnsi="Times New Roman" w:cs="Times New Roman"/>
          <w:b/>
          <w:bCs/>
          <w:sz w:val="28"/>
          <w:szCs w:val="28"/>
        </w:rPr>
        <w:t>8</w:t>
      </w:r>
      <w:r w:rsidRPr="005763A9">
        <w:rPr>
          <w:rFonts w:ascii="Times New Roman" w:hAnsi="Times New Roman" w:cs="Times New Roman"/>
          <w:b/>
          <w:bCs/>
          <w:sz w:val="28"/>
          <w:szCs w:val="28"/>
        </w:rPr>
        <w:t xml:space="preserve"> : Diagramme de séquence de l’authentification</w:t>
      </w:r>
    </w:p>
    <w:p w14:paraId="273A14E5" w14:textId="7B57F9CD" w:rsidR="00A6331D" w:rsidRPr="00420EAD" w:rsidRDefault="00635E17" w:rsidP="00420EAD">
      <w:pPr>
        <w:spacing w:after="0" w:line="276" w:lineRule="auto"/>
        <w:rPr>
          <w:rFonts w:ascii="Times New Roman" w:hAnsi="Times New Roman" w:cs="Times New Roman"/>
          <w:sz w:val="28"/>
          <w:szCs w:val="28"/>
        </w:rPr>
      </w:pPr>
      <w:r w:rsidRPr="00420EAD">
        <w:rPr>
          <w:rFonts w:ascii="Times New Roman" w:hAnsi="Times New Roman" w:cs="Times New Roman"/>
          <w:sz w:val="28"/>
          <w:szCs w:val="28"/>
        </w:rPr>
        <w:t xml:space="preserve">Description textuelle : L’utilisateur qui veut y accéder tape son </w:t>
      </w:r>
      <w:r w:rsidR="00C47488" w:rsidRPr="00420EAD">
        <w:rPr>
          <w:rFonts w:ascii="Times New Roman" w:hAnsi="Times New Roman" w:cs="Times New Roman"/>
          <w:sz w:val="28"/>
          <w:szCs w:val="28"/>
        </w:rPr>
        <w:t>nom d’utilisateur</w:t>
      </w:r>
      <w:r w:rsidRPr="00420EAD">
        <w:rPr>
          <w:rFonts w:ascii="Times New Roman" w:hAnsi="Times New Roman" w:cs="Times New Roman"/>
          <w:sz w:val="28"/>
          <w:szCs w:val="28"/>
        </w:rPr>
        <w:t xml:space="preserve"> et son mot de passe, le système vérifie la concordance des données et confirme l’authentification, l’affichage de l’interface principale se suit directement.</w:t>
      </w:r>
      <w:r w:rsidR="002F394D" w:rsidRPr="002F394D">
        <w:t xml:space="preserve"> </w:t>
      </w:r>
    </w:p>
    <w:p w14:paraId="7E9F821F" w14:textId="319602EC" w:rsidR="00C47488" w:rsidRDefault="00C47488" w:rsidP="003666D4">
      <w:pPr>
        <w:pStyle w:val="ListParagraph"/>
        <w:spacing w:after="0" w:line="276" w:lineRule="auto"/>
        <w:ind w:left="1080"/>
        <w:rPr>
          <w:rFonts w:ascii="Times New Roman" w:hAnsi="Times New Roman" w:cs="Times New Roman"/>
          <w:sz w:val="28"/>
          <w:szCs w:val="28"/>
        </w:rPr>
      </w:pPr>
    </w:p>
    <w:p w14:paraId="3297C4E3" w14:textId="5336FECF" w:rsidR="00D25193" w:rsidRPr="00F71B7C" w:rsidRDefault="00D25193" w:rsidP="00F71B7C">
      <w:pPr>
        <w:pStyle w:val="ListParagraph"/>
        <w:numPr>
          <w:ilvl w:val="0"/>
          <w:numId w:val="42"/>
        </w:numPr>
        <w:spacing w:after="0" w:line="276" w:lineRule="auto"/>
        <w:rPr>
          <w:rFonts w:ascii="Times New Roman" w:hAnsi="Times New Roman" w:cs="Times New Roman"/>
          <w:b/>
          <w:bCs/>
          <w:sz w:val="28"/>
          <w:szCs w:val="28"/>
        </w:rPr>
      </w:pPr>
      <w:r w:rsidRPr="00F71B7C">
        <w:rPr>
          <w:rFonts w:ascii="Times New Roman" w:hAnsi="Times New Roman" w:cs="Times New Roman"/>
          <w:b/>
          <w:bCs/>
          <w:sz w:val="28"/>
          <w:szCs w:val="28"/>
        </w:rPr>
        <w:t xml:space="preserve">Diagramme de séquence de traitement de </w:t>
      </w:r>
      <w:r w:rsidR="00124CEF">
        <w:rPr>
          <w:rFonts w:ascii="Times New Roman" w:hAnsi="Times New Roman" w:cs="Times New Roman"/>
          <w:b/>
          <w:bCs/>
          <w:sz w:val="28"/>
          <w:szCs w:val="28"/>
        </w:rPr>
        <w:t>sortie</w:t>
      </w:r>
      <w:r w:rsidRPr="00F71B7C">
        <w:rPr>
          <w:rFonts w:ascii="Times New Roman" w:hAnsi="Times New Roman" w:cs="Times New Roman"/>
          <w:b/>
          <w:bCs/>
          <w:sz w:val="28"/>
          <w:szCs w:val="28"/>
        </w:rPr>
        <w:t xml:space="preserve"> : </w:t>
      </w:r>
    </w:p>
    <w:p w14:paraId="0ABB12EC" w14:textId="7FDA264F" w:rsidR="009C7665" w:rsidRPr="009C7665" w:rsidRDefault="009C7665" w:rsidP="009C7665">
      <w:pPr>
        <w:pStyle w:val="ListParagraph"/>
        <w:spacing w:before="100" w:beforeAutospacing="1" w:after="100" w:afterAutospacing="1" w:line="240" w:lineRule="auto"/>
        <w:ind w:left="1800"/>
        <w:rPr>
          <w:rFonts w:ascii="Times New Roman" w:eastAsia="Times New Roman" w:hAnsi="Times New Roman" w:cs="Times New Roman"/>
          <w:kern w:val="0"/>
          <w14:ligatures w14:val="none"/>
        </w:rPr>
      </w:pPr>
      <w:r w:rsidRPr="009C7665">
        <w:rPr>
          <w:noProof/>
          <w:lang w:val="en-US"/>
        </w:rPr>
        <w:drawing>
          <wp:anchor distT="0" distB="0" distL="114300" distR="114300" simplePos="0" relativeHeight="251639846" behindDoc="0" locked="0" layoutInCell="1" allowOverlap="1" wp14:anchorId="1E0D9934" wp14:editId="1C10129C">
            <wp:simplePos x="0" y="0"/>
            <wp:positionH relativeFrom="margin">
              <wp:align>left</wp:align>
            </wp:positionH>
            <wp:positionV relativeFrom="paragraph">
              <wp:posOffset>17409</wp:posOffset>
            </wp:positionV>
            <wp:extent cx="5935273" cy="2280213"/>
            <wp:effectExtent l="0" t="0" r="0" b="6350"/>
            <wp:wrapNone/>
            <wp:docPr id="21001820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273" cy="22802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12B5F7" w14:textId="4B643A8C" w:rsidR="00D25193" w:rsidRDefault="00D25193" w:rsidP="003666D4">
      <w:pPr>
        <w:pStyle w:val="ListParagraph"/>
        <w:spacing w:after="0" w:line="276" w:lineRule="auto"/>
        <w:ind w:left="1080"/>
        <w:rPr>
          <w:rFonts w:ascii="Times New Roman" w:hAnsi="Times New Roman" w:cs="Times New Roman"/>
          <w:sz w:val="28"/>
          <w:szCs w:val="28"/>
        </w:rPr>
      </w:pPr>
    </w:p>
    <w:p w14:paraId="2619A110" w14:textId="3C28F414" w:rsidR="00F71B7C" w:rsidRDefault="00F71B7C" w:rsidP="003666D4">
      <w:pPr>
        <w:pStyle w:val="ListParagraph"/>
        <w:spacing w:after="0" w:line="276" w:lineRule="auto"/>
        <w:ind w:left="1080"/>
        <w:rPr>
          <w:rFonts w:ascii="Times New Roman" w:hAnsi="Times New Roman" w:cs="Times New Roman"/>
          <w:sz w:val="28"/>
          <w:szCs w:val="28"/>
        </w:rPr>
      </w:pPr>
    </w:p>
    <w:p w14:paraId="27E965A3" w14:textId="5D6DCBB1" w:rsidR="00F71B7C" w:rsidRDefault="00F71B7C" w:rsidP="003666D4">
      <w:pPr>
        <w:pStyle w:val="ListParagraph"/>
        <w:spacing w:after="0" w:line="276" w:lineRule="auto"/>
        <w:ind w:left="1080"/>
        <w:rPr>
          <w:rFonts w:ascii="Times New Roman" w:hAnsi="Times New Roman" w:cs="Times New Roman"/>
          <w:sz w:val="28"/>
          <w:szCs w:val="28"/>
        </w:rPr>
      </w:pPr>
    </w:p>
    <w:p w14:paraId="7B9140D5" w14:textId="1B3C14CB" w:rsidR="00F71B7C" w:rsidRDefault="00F71B7C" w:rsidP="003666D4">
      <w:pPr>
        <w:pStyle w:val="ListParagraph"/>
        <w:spacing w:after="0" w:line="276" w:lineRule="auto"/>
        <w:ind w:left="1080"/>
        <w:rPr>
          <w:rFonts w:ascii="Times New Roman" w:hAnsi="Times New Roman" w:cs="Times New Roman"/>
          <w:sz w:val="28"/>
          <w:szCs w:val="28"/>
        </w:rPr>
      </w:pPr>
    </w:p>
    <w:p w14:paraId="240CA29F" w14:textId="6A41C3A5" w:rsidR="00F71B7C" w:rsidRDefault="00F71B7C" w:rsidP="003666D4">
      <w:pPr>
        <w:pStyle w:val="ListParagraph"/>
        <w:spacing w:after="0" w:line="276" w:lineRule="auto"/>
        <w:ind w:left="1080"/>
        <w:rPr>
          <w:rFonts w:ascii="Times New Roman" w:hAnsi="Times New Roman" w:cs="Times New Roman"/>
          <w:sz w:val="28"/>
          <w:szCs w:val="28"/>
        </w:rPr>
      </w:pPr>
    </w:p>
    <w:p w14:paraId="67F4D8C3" w14:textId="609C19C3" w:rsidR="00F71B7C" w:rsidRDefault="00F71B7C" w:rsidP="003666D4">
      <w:pPr>
        <w:pStyle w:val="ListParagraph"/>
        <w:spacing w:after="0" w:line="276" w:lineRule="auto"/>
        <w:ind w:left="1080"/>
        <w:rPr>
          <w:rFonts w:ascii="Times New Roman" w:hAnsi="Times New Roman" w:cs="Times New Roman"/>
          <w:sz w:val="28"/>
          <w:szCs w:val="28"/>
        </w:rPr>
      </w:pPr>
    </w:p>
    <w:p w14:paraId="472974D5" w14:textId="12EA7588" w:rsidR="00F71B7C" w:rsidRDefault="00F71B7C" w:rsidP="003666D4">
      <w:pPr>
        <w:pStyle w:val="ListParagraph"/>
        <w:spacing w:after="0" w:line="276" w:lineRule="auto"/>
        <w:ind w:left="1080"/>
        <w:rPr>
          <w:rFonts w:ascii="Times New Roman" w:hAnsi="Times New Roman" w:cs="Times New Roman"/>
          <w:sz w:val="28"/>
          <w:szCs w:val="28"/>
        </w:rPr>
      </w:pPr>
    </w:p>
    <w:p w14:paraId="282B1F79" w14:textId="77777777" w:rsidR="00F71B7C" w:rsidRDefault="00F71B7C" w:rsidP="003666D4">
      <w:pPr>
        <w:pStyle w:val="ListParagraph"/>
        <w:spacing w:after="0" w:line="276" w:lineRule="auto"/>
        <w:ind w:left="1080"/>
        <w:rPr>
          <w:rFonts w:ascii="Times New Roman" w:hAnsi="Times New Roman" w:cs="Times New Roman"/>
          <w:sz w:val="28"/>
          <w:szCs w:val="28"/>
        </w:rPr>
      </w:pPr>
    </w:p>
    <w:p w14:paraId="0A4B44E3" w14:textId="77777777" w:rsidR="00F71B7C" w:rsidRDefault="00F71B7C" w:rsidP="003666D4">
      <w:pPr>
        <w:pStyle w:val="ListParagraph"/>
        <w:spacing w:after="0" w:line="276" w:lineRule="auto"/>
        <w:ind w:left="1080"/>
        <w:rPr>
          <w:rFonts w:ascii="Times New Roman" w:hAnsi="Times New Roman" w:cs="Times New Roman"/>
          <w:sz w:val="28"/>
          <w:szCs w:val="28"/>
        </w:rPr>
      </w:pPr>
    </w:p>
    <w:p w14:paraId="789A5D20" w14:textId="389FC40C" w:rsidR="006C41EA" w:rsidRPr="000E2CBA" w:rsidRDefault="00D25193" w:rsidP="000E2CBA">
      <w:pPr>
        <w:pStyle w:val="ListParagraph"/>
        <w:spacing w:after="0" w:line="276" w:lineRule="auto"/>
        <w:ind w:left="1080"/>
        <w:rPr>
          <w:rFonts w:ascii="Times New Roman" w:hAnsi="Times New Roman" w:cs="Times New Roman"/>
          <w:b/>
          <w:bCs/>
          <w:sz w:val="28"/>
          <w:szCs w:val="28"/>
        </w:rPr>
      </w:pPr>
      <w:r w:rsidRPr="00F71B7C">
        <w:rPr>
          <w:rFonts w:ascii="Times New Roman" w:hAnsi="Times New Roman" w:cs="Times New Roman"/>
          <w:b/>
          <w:bCs/>
          <w:sz w:val="28"/>
          <w:szCs w:val="28"/>
        </w:rPr>
        <w:t xml:space="preserve">Figure </w:t>
      </w:r>
      <w:r w:rsidR="001D766D">
        <w:rPr>
          <w:rFonts w:ascii="Times New Roman" w:hAnsi="Times New Roman" w:cs="Times New Roman"/>
          <w:b/>
          <w:bCs/>
          <w:sz w:val="28"/>
          <w:szCs w:val="28"/>
        </w:rPr>
        <w:t>9</w:t>
      </w:r>
      <w:r w:rsidRPr="00F71B7C">
        <w:rPr>
          <w:rFonts w:ascii="Times New Roman" w:hAnsi="Times New Roman" w:cs="Times New Roman"/>
          <w:b/>
          <w:bCs/>
          <w:sz w:val="28"/>
          <w:szCs w:val="28"/>
        </w:rPr>
        <w:t xml:space="preserve"> : Diagramme de séquence de la gestion de </w:t>
      </w:r>
      <w:r w:rsidR="00124CEF">
        <w:rPr>
          <w:rFonts w:ascii="Times New Roman" w:hAnsi="Times New Roman" w:cs="Times New Roman"/>
          <w:b/>
          <w:bCs/>
          <w:sz w:val="28"/>
          <w:szCs w:val="28"/>
        </w:rPr>
        <w:t>sortie</w:t>
      </w:r>
    </w:p>
    <w:p w14:paraId="352AAE91" w14:textId="4C6A12B9" w:rsidR="00D25193" w:rsidRDefault="00B55FBF" w:rsidP="00D82521">
      <w:pPr>
        <w:spacing w:after="0" w:line="276" w:lineRule="auto"/>
        <w:rPr>
          <w:rFonts w:ascii="Times New Roman" w:hAnsi="Times New Roman" w:cs="Times New Roman"/>
          <w:sz w:val="28"/>
          <w:szCs w:val="28"/>
        </w:rPr>
      </w:pPr>
      <w:r w:rsidRPr="00B55FBF">
        <w:rPr>
          <w:rFonts w:ascii="Times New Roman" w:hAnsi="Times New Roman" w:cs="Times New Roman"/>
          <w:sz w:val="28"/>
          <w:szCs w:val="28"/>
        </w:rPr>
        <w:t xml:space="preserve">Description textuelle : L’utilisateur saisit les médicaments à </w:t>
      </w:r>
      <w:r w:rsidR="006C41EA">
        <w:rPr>
          <w:rFonts w:ascii="Times New Roman" w:hAnsi="Times New Roman" w:cs="Times New Roman"/>
          <w:sz w:val="28"/>
          <w:szCs w:val="28"/>
        </w:rPr>
        <w:t>faire sortie</w:t>
      </w:r>
      <w:r w:rsidRPr="00B55FBF">
        <w:rPr>
          <w:rFonts w:ascii="Times New Roman" w:hAnsi="Times New Roman" w:cs="Times New Roman"/>
          <w:sz w:val="28"/>
          <w:szCs w:val="28"/>
        </w:rPr>
        <w:t xml:space="preserve"> à l’aide de </w:t>
      </w:r>
      <w:r w:rsidR="006C41EA">
        <w:rPr>
          <w:rFonts w:ascii="Times New Roman" w:hAnsi="Times New Roman" w:cs="Times New Roman"/>
          <w:sz w:val="28"/>
          <w:szCs w:val="28"/>
        </w:rPr>
        <w:t>du bon de commande</w:t>
      </w:r>
      <w:r w:rsidRPr="00B55FBF">
        <w:rPr>
          <w:rFonts w:ascii="Times New Roman" w:hAnsi="Times New Roman" w:cs="Times New Roman"/>
          <w:sz w:val="28"/>
          <w:szCs w:val="28"/>
        </w:rPr>
        <w:t xml:space="preserve">, en même temps le système vérifie la disponibilité en termes de produit et de quantité, </w:t>
      </w:r>
      <w:r w:rsidR="008323C8">
        <w:rPr>
          <w:rFonts w:ascii="Times New Roman" w:hAnsi="Times New Roman" w:cs="Times New Roman"/>
          <w:sz w:val="28"/>
          <w:szCs w:val="28"/>
        </w:rPr>
        <w:t>le pharmacien</w:t>
      </w:r>
      <w:r w:rsidRPr="00B55FBF">
        <w:rPr>
          <w:rFonts w:ascii="Times New Roman" w:hAnsi="Times New Roman" w:cs="Times New Roman"/>
          <w:sz w:val="28"/>
          <w:szCs w:val="28"/>
        </w:rPr>
        <w:t xml:space="preserve"> valide la liste des produits et confirme la </w:t>
      </w:r>
      <w:r w:rsidR="008323C8">
        <w:rPr>
          <w:rFonts w:ascii="Times New Roman" w:hAnsi="Times New Roman" w:cs="Times New Roman"/>
          <w:sz w:val="28"/>
          <w:szCs w:val="28"/>
        </w:rPr>
        <w:t>sortie</w:t>
      </w:r>
      <w:r w:rsidR="00420EAD">
        <w:rPr>
          <w:rFonts w:ascii="Times New Roman" w:hAnsi="Times New Roman" w:cs="Times New Roman"/>
          <w:sz w:val="28"/>
          <w:szCs w:val="28"/>
        </w:rPr>
        <w:t>.</w:t>
      </w:r>
    </w:p>
    <w:p w14:paraId="43092697" w14:textId="77777777" w:rsidR="006C2CEC" w:rsidRPr="00D82521" w:rsidRDefault="006C2CEC" w:rsidP="00D82521">
      <w:pPr>
        <w:spacing w:after="0" w:line="276" w:lineRule="auto"/>
        <w:rPr>
          <w:rFonts w:ascii="Times New Roman" w:hAnsi="Times New Roman" w:cs="Times New Roman"/>
          <w:sz w:val="28"/>
          <w:szCs w:val="28"/>
        </w:rPr>
      </w:pPr>
    </w:p>
    <w:p w14:paraId="2AE903E7" w14:textId="2014A869" w:rsidR="00D25193" w:rsidRPr="005F38BF" w:rsidRDefault="004E7F82" w:rsidP="004E7F82">
      <w:pPr>
        <w:pStyle w:val="ListParagraph"/>
        <w:numPr>
          <w:ilvl w:val="0"/>
          <w:numId w:val="42"/>
        </w:numPr>
        <w:spacing w:after="0" w:line="276" w:lineRule="auto"/>
        <w:rPr>
          <w:rFonts w:ascii="Times New Roman" w:hAnsi="Times New Roman" w:cs="Times New Roman"/>
          <w:b/>
          <w:bCs/>
          <w:sz w:val="28"/>
          <w:szCs w:val="28"/>
        </w:rPr>
      </w:pPr>
      <w:r w:rsidRPr="005F38BF">
        <w:rPr>
          <w:rFonts w:ascii="Times New Roman" w:hAnsi="Times New Roman" w:cs="Times New Roman"/>
          <w:b/>
          <w:bCs/>
          <w:sz w:val="28"/>
          <w:szCs w:val="28"/>
        </w:rPr>
        <w:lastRenderedPageBreak/>
        <w:t xml:space="preserve">Diagramme de Séquence : Entrée de Stock </w:t>
      </w:r>
    </w:p>
    <w:p w14:paraId="38C4466E" w14:textId="6BA697B3" w:rsidR="00C47488" w:rsidRDefault="00212182" w:rsidP="003666D4">
      <w:pPr>
        <w:pStyle w:val="ListParagraph"/>
        <w:spacing w:after="0" w:line="276" w:lineRule="auto"/>
        <w:ind w:left="1080"/>
        <w:rPr>
          <w:rFonts w:ascii="Times New Roman" w:hAnsi="Times New Roman" w:cs="Times New Roman"/>
          <w:sz w:val="28"/>
          <w:szCs w:val="28"/>
        </w:rPr>
      </w:pPr>
      <w:r>
        <w:rPr>
          <w:noProof/>
        </w:rPr>
        <w:drawing>
          <wp:anchor distT="0" distB="0" distL="114300" distR="114300" simplePos="0" relativeHeight="251637798" behindDoc="0" locked="0" layoutInCell="1" allowOverlap="1" wp14:anchorId="5013EE57" wp14:editId="102CA705">
            <wp:simplePos x="0" y="0"/>
            <wp:positionH relativeFrom="margin">
              <wp:posOffset>0</wp:posOffset>
            </wp:positionH>
            <wp:positionV relativeFrom="paragraph">
              <wp:posOffset>21921</wp:posOffset>
            </wp:positionV>
            <wp:extent cx="5942718" cy="1836752"/>
            <wp:effectExtent l="0" t="0" r="1270" b="0"/>
            <wp:wrapNone/>
            <wp:docPr id="3427514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2718" cy="18367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65CF1" w14:textId="7CB5C0C9" w:rsidR="004E7F82" w:rsidRDefault="004E7F82" w:rsidP="003666D4">
      <w:pPr>
        <w:pStyle w:val="ListParagraph"/>
        <w:spacing w:after="0" w:line="276" w:lineRule="auto"/>
        <w:ind w:left="1080"/>
        <w:rPr>
          <w:rFonts w:ascii="Times New Roman" w:hAnsi="Times New Roman" w:cs="Times New Roman"/>
          <w:sz w:val="28"/>
          <w:szCs w:val="28"/>
        </w:rPr>
      </w:pPr>
    </w:p>
    <w:p w14:paraId="7849F4C2" w14:textId="48F760CF" w:rsidR="004E7F82" w:rsidRDefault="004E7F82" w:rsidP="003666D4">
      <w:pPr>
        <w:pStyle w:val="ListParagraph"/>
        <w:spacing w:after="0" w:line="276" w:lineRule="auto"/>
        <w:ind w:left="1080"/>
        <w:rPr>
          <w:rFonts w:ascii="Times New Roman" w:hAnsi="Times New Roman" w:cs="Times New Roman"/>
          <w:sz w:val="28"/>
          <w:szCs w:val="28"/>
        </w:rPr>
      </w:pPr>
    </w:p>
    <w:p w14:paraId="4EDA3692" w14:textId="716D348C" w:rsidR="004E7F82" w:rsidRDefault="004E7F82" w:rsidP="003666D4">
      <w:pPr>
        <w:pStyle w:val="ListParagraph"/>
        <w:spacing w:after="0" w:line="276" w:lineRule="auto"/>
        <w:ind w:left="1080"/>
        <w:rPr>
          <w:rFonts w:ascii="Times New Roman" w:hAnsi="Times New Roman" w:cs="Times New Roman"/>
          <w:sz w:val="28"/>
          <w:szCs w:val="28"/>
        </w:rPr>
      </w:pPr>
    </w:p>
    <w:p w14:paraId="6D244FB1" w14:textId="3E991814" w:rsidR="004E7F82" w:rsidRDefault="004E7F82" w:rsidP="003666D4">
      <w:pPr>
        <w:pStyle w:val="ListParagraph"/>
        <w:spacing w:after="0" w:line="276" w:lineRule="auto"/>
        <w:ind w:left="1080"/>
        <w:rPr>
          <w:rFonts w:ascii="Times New Roman" w:hAnsi="Times New Roman" w:cs="Times New Roman"/>
          <w:sz w:val="28"/>
          <w:szCs w:val="28"/>
        </w:rPr>
      </w:pPr>
    </w:p>
    <w:p w14:paraId="4304ABEC" w14:textId="26EECEB3" w:rsidR="004E7F82" w:rsidRDefault="004E7F82" w:rsidP="003666D4">
      <w:pPr>
        <w:pStyle w:val="ListParagraph"/>
        <w:spacing w:after="0" w:line="276" w:lineRule="auto"/>
        <w:ind w:left="1080"/>
        <w:rPr>
          <w:rFonts w:ascii="Times New Roman" w:hAnsi="Times New Roman" w:cs="Times New Roman"/>
          <w:sz w:val="28"/>
          <w:szCs w:val="28"/>
        </w:rPr>
      </w:pPr>
    </w:p>
    <w:p w14:paraId="4C241B45" w14:textId="31453B59" w:rsidR="004E7F82" w:rsidRDefault="004E7F82" w:rsidP="003666D4">
      <w:pPr>
        <w:pStyle w:val="ListParagraph"/>
        <w:spacing w:after="0" w:line="276" w:lineRule="auto"/>
        <w:ind w:left="1080"/>
        <w:rPr>
          <w:rFonts w:ascii="Times New Roman" w:hAnsi="Times New Roman" w:cs="Times New Roman"/>
          <w:sz w:val="28"/>
          <w:szCs w:val="28"/>
        </w:rPr>
      </w:pPr>
    </w:p>
    <w:p w14:paraId="78662010" w14:textId="7A49A5CF" w:rsidR="004E7F82" w:rsidRDefault="004E7F82" w:rsidP="003666D4">
      <w:pPr>
        <w:pStyle w:val="ListParagraph"/>
        <w:spacing w:after="0" w:line="276" w:lineRule="auto"/>
        <w:ind w:left="1080"/>
        <w:rPr>
          <w:rFonts w:ascii="Times New Roman" w:hAnsi="Times New Roman" w:cs="Times New Roman"/>
          <w:sz w:val="28"/>
          <w:szCs w:val="28"/>
        </w:rPr>
      </w:pPr>
    </w:p>
    <w:p w14:paraId="3DF2A6D6" w14:textId="3FA96BD0" w:rsidR="00DD61D4" w:rsidRPr="00752CD2" w:rsidRDefault="00DD61D4" w:rsidP="00DD61D4">
      <w:pPr>
        <w:spacing w:after="0" w:line="276" w:lineRule="auto"/>
        <w:jc w:val="center"/>
        <w:rPr>
          <w:rFonts w:ascii="Times New Roman" w:hAnsi="Times New Roman" w:cs="Times New Roman"/>
          <w:b/>
          <w:bCs/>
          <w:sz w:val="28"/>
          <w:szCs w:val="28"/>
        </w:rPr>
      </w:pPr>
      <w:r w:rsidRPr="00752CD2">
        <w:rPr>
          <w:rFonts w:ascii="Times New Roman" w:hAnsi="Times New Roman" w:cs="Times New Roman"/>
          <w:b/>
          <w:bCs/>
          <w:sz w:val="28"/>
          <w:szCs w:val="28"/>
        </w:rPr>
        <w:t xml:space="preserve">Figure </w:t>
      </w:r>
      <w:r w:rsidR="001D766D">
        <w:rPr>
          <w:rFonts w:ascii="Times New Roman" w:hAnsi="Times New Roman" w:cs="Times New Roman"/>
          <w:b/>
          <w:bCs/>
          <w:sz w:val="28"/>
          <w:szCs w:val="28"/>
        </w:rPr>
        <w:t>10</w:t>
      </w:r>
      <w:r w:rsidRPr="00752CD2">
        <w:rPr>
          <w:rFonts w:ascii="Times New Roman" w:hAnsi="Times New Roman" w:cs="Times New Roman"/>
          <w:b/>
          <w:bCs/>
          <w:sz w:val="28"/>
          <w:szCs w:val="28"/>
        </w:rPr>
        <w:t xml:space="preserve"> : Diagramme de séquence d</w:t>
      </w:r>
      <w:r w:rsidR="006C2CEC">
        <w:rPr>
          <w:rFonts w:ascii="Times New Roman" w:hAnsi="Times New Roman" w:cs="Times New Roman"/>
          <w:b/>
          <w:bCs/>
          <w:sz w:val="28"/>
          <w:szCs w:val="28"/>
        </w:rPr>
        <w:t>’ajout</w:t>
      </w:r>
      <w:r w:rsidR="0067322D">
        <w:rPr>
          <w:rFonts w:ascii="Times New Roman" w:hAnsi="Times New Roman" w:cs="Times New Roman"/>
          <w:b/>
          <w:bCs/>
          <w:sz w:val="28"/>
          <w:szCs w:val="28"/>
        </w:rPr>
        <w:t xml:space="preserve"> </w:t>
      </w:r>
      <w:r w:rsidRPr="00752CD2">
        <w:rPr>
          <w:rFonts w:ascii="Times New Roman" w:hAnsi="Times New Roman" w:cs="Times New Roman"/>
          <w:b/>
          <w:bCs/>
          <w:sz w:val="28"/>
          <w:szCs w:val="28"/>
        </w:rPr>
        <w:t>du stock</w:t>
      </w:r>
    </w:p>
    <w:p w14:paraId="1252E034" w14:textId="73186AAF" w:rsidR="00ED5CE8" w:rsidRDefault="00471208" w:rsidP="00471208">
      <w:pPr>
        <w:spacing w:after="0" w:line="276" w:lineRule="auto"/>
        <w:rPr>
          <w:rFonts w:ascii="Times New Roman" w:hAnsi="Times New Roman" w:cs="Times New Roman"/>
          <w:sz w:val="28"/>
          <w:szCs w:val="28"/>
        </w:rPr>
      </w:pPr>
      <w:r w:rsidRPr="00471208">
        <w:rPr>
          <w:rFonts w:ascii="Times New Roman" w:hAnsi="Times New Roman" w:cs="Times New Roman"/>
          <w:sz w:val="28"/>
          <w:szCs w:val="28"/>
        </w:rPr>
        <w:t>Description textuelle : L’utilisateur mentionne les informations du nouveau médicament, le système valide, sinon l’utilisateur modifie seulement la quantité si le produit existe déjà dans le stock, le système confirme.</w:t>
      </w:r>
    </w:p>
    <w:p w14:paraId="2E17A67D" w14:textId="3D17704B" w:rsidR="00AB4B9A" w:rsidRDefault="00AB4B9A" w:rsidP="00471208">
      <w:pPr>
        <w:spacing w:after="0" w:line="276" w:lineRule="auto"/>
        <w:rPr>
          <w:rFonts w:ascii="Times New Roman" w:hAnsi="Times New Roman" w:cs="Times New Roman"/>
          <w:sz w:val="28"/>
          <w:szCs w:val="28"/>
        </w:rPr>
      </w:pPr>
    </w:p>
    <w:p w14:paraId="72C56337" w14:textId="4C41E9BF" w:rsidR="00AA6596" w:rsidRPr="005F38BF" w:rsidRDefault="00AA6596" w:rsidP="00AA6596">
      <w:pPr>
        <w:pStyle w:val="ListParagraph"/>
        <w:numPr>
          <w:ilvl w:val="0"/>
          <w:numId w:val="42"/>
        </w:numPr>
        <w:spacing w:after="0" w:line="276" w:lineRule="auto"/>
        <w:rPr>
          <w:rFonts w:ascii="Times New Roman" w:hAnsi="Times New Roman" w:cs="Times New Roman"/>
          <w:b/>
          <w:bCs/>
          <w:sz w:val="28"/>
          <w:szCs w:val="28"/>
        </w:rPr>
      </w:pPr>
      <w:r w:rsidRPr="005F38BF">
        <w:rPr>
          <w:rFonts w:ascii="Times New Roman" w:hAnsi="Times New Roman" w:cs="Times New Roman"/>
          <w:b/>
          <w:bCs/>
          <w:sz w:val="28"/>
          <w:szCs w:val="28"/>
        </w:rPr>
        <w:t>Diagramme de Séquence : Entrée de</w:t>
      </w:r>
      <w:r>
        <w:rPr>
          <w:rFonts w:ascii="Times New Roman" w:hAnsi="Times New Roman" w:cs="Times New Roman"/>
          <w:b/>
          <w:bCs/>
          <w:sz w:val="28"/>
          <w:szCs w:val="28"/>
        </w:rPr>
        <w:t>s</w:t>
      </w:r>
      <w:r w:rsidRPr="005F38BF">
        <w:rPr>
          <w:rFonts w:ascii="Times New Roman" w:hAnsi="Times New Roman" w:cs="Times New Roman"/>
          <w:b/>
          <w:bCs/>
          <w:sz w:val="28"/>
          <w:szCs w:val="28"/>
        </w:rPr>
        <w:t xml:space="preserve"> </w:t>
      </w:r>
      <w:r>
        <w:rPr>
          <w:rFonts w:ascii="Times New Roman" w:hAnsi="Times New Roman" w:cs="Times New Roman"/>
          <w:b/>
          <w:bCs/>
          <w:sz w:val="28"/>
          <w:szCs w:val="28"/>
        </w:rPr>
        <w:t>M</w:t>
      </w:r>
      <w:r w:rsidRPr="005F38BF">
        <w:rPr>
          <w:rFonts w:ascii="Times New Roman" w:hAnsi="Times New Roman" w:cs="Times New Roman"/>
          <w:b/>
          <w:bCs/>
          <w:sz w:val="28"/>
          <w:szCs w:val="28"/>
        </w:rPr>
        <w:t>é</w:t>
      </w:r>
      <w:r>
        <w:rPr>
          <w:rFonts w:ascii="Times New Roman" w:hAnsi="Times New Roman" w:cs="Times New Roman"/>
          <w:b/>
          <w:bCs/>
          <w:sz w:val="28"/>
          <w:szCs w:val="28"/>
        </w:rPr>
        <w:t>dicaments</w:t>
      </w:r>
    </w:p>
    <w:p w14:paraId="258AC2E6" w14:textId="1D6C8B24" w:rsidR="00AB4B9A" w:rsidRPr="00471208" w:rsidRDefault="008F6728" w:rsidP="00471208">
      <w:pPr>
        <w:spacing w:after="0" w:line="276" w:lineRule="auto"/>
        <w:rPr>
          <w:rFonts w:ascii="Times New Roman" w:hAnsi="Times New Roman" w:cs="Times New Roman"/>
          <w:sz w:val="28"/>
          <w:szCs w:val="28"/>
        </w:rPr>
      </w:pPr>
      <w:r w:rsidRPr="008F6728">
        <w:rPr>
          <w:rFonts w:ascii="Times New Roman" w:hAnsi="Times New Roman" w:cs="Times New Roman"/>
          <w:noProof/>
          <w:sz w:val="28"/>
          <w:szCs w:val="28"/>
          <w:lang w:val="en-US"/>
        </w:rPr>
        <w:drawing>
          <wp:anchor distT="0" distB="0" distL="114300" distR="114300" simplePos="0" relativeHeight="251640870" behindDoc="0" locked="0" layoutInCell="1" allowOverlap="1" wp14:anchorId="2DED9E9E" wp14:editId="2FA6A019">
            <wp:simplePos x="0" y="0"/>
            <wp:positionH relativeFrom="margin">
              <wp:align>right</wp:align>
            </wp:positionH>
            <wp:positionV relativeFrom="paragraph">
              <wp:posOffset>29210</wp:posOffset>
            </wp:positionV>
            <wp:extent cx="5943600" cy="2540000"/>
            <wp:effectExtent l="0" t="0" r="0" b="0"/>
            <wp:wrapNone/>
            <wp:docPr id="70930505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EACBF9" w14:textId="463FE42B" w:rsidR="008F6728" w:rsidRPr="00CB516B" w:rsidRDefault="008F6728" w:rsidP="008F6728">
      <w:pPr>
        <w:pStyle w:val="ListParagraph"/>
        <w:spacing w:after="0" w:line="276" w:lineRule="auto"/>
        <w:ind w:left="1080"/>
        <w:rPr>
          <w:rFonts w:ascii="Times New Roman" w:hAnsi="Times New Roman" w:cs="Times New Roman"/>
          <w:sz w:val="28"/>
          <w:szCs w:val="28"/>
        </w:rPr>
      </w:pPr>
    </w:p>
    <w:p w14:paraId="45B3DFAF" w14:textId="14E96FC8" w:rsidR="005F38BF" w:rsidRDefault="005F38BF" w:rsidP="003666D4">
      <w:pPr>
        <w:pStyle w:val="ListParagraph"/>
        <w:spacing w:after="0" w:line="276" w:lineRule="auto"/>
        <w:ind w:left="1080"/>
        <w:rPr>
          <w:rFonts w:ascii="Times New Roman" w:hAnsi="Times New Roman" w:cs="Times New Roman"/>
          <w:sz w:val="28"/>
          <w:szCs w:val="28"/>
        </w:rPr>
      </w:pPr>
    </w:p>
    <w:p w14:paraId="0345AD33" w14:textId="77777777" w:rsidR="00AA6596" w:rsidRDefault="00AA6596" w:rsidP="003666D4">
      <w:pPr>
        <w:pStyle w:val="ListParagraph"/>
        <w:spacing w:after="0" w:line="276" w:lineRule="auto"/>
        <w:ind w:left="1080"/>
        <w:rPr>
          <w:rFonts w:ascii="Times New Roman" w:hAnsi="Times New Roman" w:cs="Times New Roman"/>
          <w:sz w:val="28"/>
          <w:szCs w:val="28"/>
        </w:rPr>
      </w:pPr>
    </w:p>
    <w:p w14:paraId="0C8CDDEE" w14:textId="77777777" w:rsidR="00AA6596" w:rsidRDefault="00AA6596" w:rsidP="003666D4">
      <w:pPr>
        <w:pStyle w:val="ListParagraph"/>
        <w:spacing w:after="0" w:line="276" w:lineRule="auto"/>
        <w:ind w:left="1080"/>
        <w:rPr>
          <w:rFonts w:ascii="Times New Roman" w:hAnsi="Times New Roman" w:cs="Times New Roman"/>
          <w:sz w:val="28"/>
          <w:szCs w:val="28"/>
        </w:rPr>
      </w:pPr>
    </w:p>
    <w:p w14:paraId="2BAC5F22"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2DA93867"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376B1285"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50574217"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1CA0FA04"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3E2F0E61" w14:textId="77777777" w:rsidR="008F6728" w:rsidRDefault="008F6728" w:rsidP="003666D4">
      <w:pPr>
        <w:pStyle w:val="ListParagraph"/>
        <w:spacing w:after="0" w:line="276" w:lineRule="auto"/>
        <w:ind w:left="1080"/>
        <w:rPr>
          <w:rFonts w:ascii="Times New Roman" w:hAnsi="Times New Roman" w:cs="Times New Roman"/>
          <w:sz w:val="28"/>
          <w:szCs w:val="28"/>
        </w:rPr>
      </w:pPr>
    </w:p>
    <w:p w14:paraId="0EF7671D" w14:textId="29716839" w:rsidR="008F6728" w:rsidRPr="00124DBB" w:rsidRDefault="008F6728" w:rsidP="008F6728">
      <w:pPr>
        <w:spacing w:after="0" w:line="276" w:lineRule="auto"/>
        <w:jc w:val="center"/>
        <w:rPr>
          <w:rFonts w:ascii="Times New Roman" w:hAnsi="Times New Roman" w:cs="Times New Roman"/>
          <w:b/>
          <w:bCs/>
          <w:sz w:val="28"/>
          <w:szCs w:val="28"/>
        </w:rPr>
      </w:pPr>
      <w:r w:rsidRPr="00752CD2">
        <w:rPr>
          <w:rFonts w:ascii="Times New Roman" w:hAnsi="Times New Roman" w:cs="Times New Roman"/>
          <w:b/>
          <w:bCs/>
          <w:sz w:val="28"/>
          <w:szCs w:val="28"/>
        </w:rPr>
        <w:t xml:space="preserve">Figure </w:t>
      </w:r>
      <w:r w:rsidR="005E5FA2">
        <w:rPr>
          <w:rFonts w:ascii="Times New Roman" w:hAnsi="Times New Roman" w:cs="Times New Roman"/>
          <w:b/>
          <w:bCs/>
          <w:sz w:val="28"/>
          <w:szCs w:val="28"/>
        </w:rPr>
        <w:t>1</w:t>
      </w:r>
      <w:r w:rsidR="001D766D">
        <w:rPr>
          <w:rFonts w:ascii="Times New Roman" w:hAnsi="Times New Roman" w:cs="Times New Roman"/>
          <w:b/>
          <w:bCs/>
          <w:sz w:val="28"/>
          <w:szCs w:val="28"/>
        </w:rPr>
        <w:t>1</w:t>
      </w:r>
      <w:r w:rsidRPr="00752CD2">
        <w:rPr>
          <w:rFonts w:ascii="Times New Roman" w:hAnsi="Times New Roman" w:cs="Times New Roman"/>
          <w:b/>
          <w:bCs/>
          <w:sz w:val="28"/>
          <w:szCs w:val="28"/>
        </w:rPr>
        <w:t xml:space="preserve"> : Diagramme de séquence d’ajout</w:t>
      </w:r>
      <w:r>
        <w:rPr>
          <w:rFonts w:ascii="Times New Roman" w:hAnsi="Times New Roman" w:cs="Times New Roman"/>
          <w:b/>
          <w:bCs/>
          <w:sz w:val="28"/>
          <w:szCs w:val="28"/>
        </w:rPr>
        <w:t xml:space="preserve"> de</w:t>
      </w:r>
      <w:r w:rsidR="00124DBB">
        <w:rPr>
          <w:rFonts w:ascii="Times New Roman" w:hAnsi="Times New Roman" w:cs="Times New Roman"/>
          <w:b/>
          <w:bCs/>
          <w:sz w:val="28"/>
          <w:szCs w:val="28"/>
        </w:rPr>
        <w:t>s</w:t>
      </w:r>
      <w:r>
        <w:rPr>
          <w:rFonts w:ascii="Times New Roman" w:hAnsi="Times New Roman" w:cs="Times New Roman"/>
          <w:b/>
          <w:bCs/>
          <w:sz w:val="28"/>
          <w:szCs w:val="28"/>
        </w:rPr>
        <w:t xml:space="preserve"> </w:t>
      </w:r>
      <w:r w:rsidR="00124DBB">
        <w:rPr>
          <w:rFonts w:ascii="Times New Roman" w:hAnsi="Times New Roman" w:cs="Times New Roman"/>
          <w:b/>
          <w:bCs/>
          <w:sz w:val="28"/>
          <w:szCs w:val="28"/>
        </w:rPr>
        <w:t>mé</w:t>
      </w:r>
      <w:r w:rsidR="00124DBB" w:rsidRPr="00124DBB">
        <w:rPr>
          <w:rFonts w:ascii="Times New Roman" w:hAnsi="Times New Roman" w:cs="Times New Roman"/>
          <w:b/>
          <w:bCs/>
          <w:sz w:val="28"/>
          <w:szCs w:val="28"/>
        </w:rPr>
        <w:t>d</w:t>
      </w:r>
      <w:r w:rsidR="00124DBB">
        <w:rPr>
          <w:rFonts w:ascii="Times New Roman" w:hAnsi="Times New Roman" w:cs="Times New Roman"/>
          <w:b/>
          <w:bCs/>
          <w:sz w:val="28"/>
          <w:szCs w:val="28"/>
        </w:rPr>
        <w:t>icaments</w:t>
      </w:r>
    </w:p>
    <w:p w14:paraId="19E2524E" w14:textId="166E0D88" w:rsidR="001A5B74" w:rsidRPr="00E21248" w:rsidRDefault="00150D39" w:rsidP="00E21248">
      <w:pPr>
        <w:spacing w:after="0" w:line="276" w:lineRule="auto"/>
        <w:ind w:firstLine="720"/>
        <w:rPr>
          <w:rFonts w:ascii="Times New Roman" w:hAnsi="Times New Roman" w:cs="Times New Roman"/>
          <w:sz w:val="28"/>
          <w:szCs w:val="28"/>
        </w:rPr>
      </w:pPr>
      <w:r w:rsidRPr="00E21248">
        <w:rPr>
          <w:rFonts w:ascii="Times New Roman" w:hAnsi="Times New Roman" w:cs="Times New Roman"/>
          <w:sz w:val="28"/>
          <w:szCs w:val="28"/>
        </w:rPr>
        <w:t>Description textuelle : L’utilisateur mentionne les informations du nouveau médicament, le système valide, sinon l’utilisateur modifie seulement la quantité si le produit existe déjà dans le stock, le système confirme.</w:t>
      </w:r>
    </w:p>
    <w:p w14:paraId="54E996D4" w14:textId="4221C24C" w:rsidR="00E56D7E" w:rsidRPr="002F3D5A" w:rsidRDefault="008D3D62" w:rsidP="00E56D7E">
      <w:pPr>
        <w:pStyle w:val="ListParagraph"/>
        <w:spacing w:after="0" w:line="276" w:lineRule="auto"/>
        <w:rPr>
          <w:rFonts w:ascii="Times New Roman" w:hAnsi="Times New Roman" w:cs="Times New Roman"/>
          <w:b/>
          <w:bCs/>
          <w:sz w:val="28"/>
          <w:szCs w:val="28"/>
        </w:rPr>
      </w:pPr>
      <w:r w:rsidRPr="002F3D5A">
        <w:rPr>
          <w:rFonts w:ascii="Times New Roman" w:hAnsi="Times New Roman" w:cs="Times New Roman"/>
          <w:b/>
          <w:bCs/>
          <w:sz w:val="28"/>
          <w:szCs w:val="28"/>
        </w:rPr>
        <w:t>2</w:t>
      </w:r>
      <w:r w:rsidR="00E56D7E" w:rsidRPr="002F3D5A">
        <w:rPr>
          <w:rFonts w:ascii="Times New Roman" w:hAnsi="Times New Roman" w:cs="Times New Roman"/>
          <w:b/>
          <w:bCs/>
          <w:sz w:val="28"/>
          <w:szCs w:val="28"/>
        </w:rPr>
        <w:t xml:space="preserve">- </w:t>
      </w:r>
      <w:r w:rsidR="00BB217D" w:rsidRPr="002F3D5A">
        <w:rPr>
          <w:rFonts w:ascii="Times New Roman" w:hAnsi="Times New Roman" w:cs="Times New Roman"/>
          <w:b/>
          <w:bCs/>
          <w:sz w:val="28"/>
          <w:szCs w:val="28"/>
        </w:rPr>
        <w:t>Conception de la base de données</w:t>
      </w:r>
    </w:p>
    <w:p w14:paraId="60A76C1C" w14:textId="22443178" w:rsidR="000E01FD" w:rsidRPr="00D35EFB" w:rsidRDefault="00BB217D" w:rsidP="00693225">
      <w:pPr>
        <w:pStyle w:val="ListParagraph"/>
        <w:numPr>
          <w:ilvl w:val="0"/>
          <w:numId w:val="30"/>
        </w:numPr>
        <w:spacing w:after="0" w:line="276" w:lineRule="auto"/>
        <w:rPr>
          <w:rFonts w:ascii="Times New Roman" w:hAnsi="Times New Roman" w:cs="Times New Roman"/>
          <w:b/>
          <w:bCs/>
          <w:sz w:val="28"/>
          <w:szCs w:val="28"/>
        </w:rPr>
      </w:pPr>
      <w:r w:rsidRPr="00D35EFB">
        <w:rPr>
          <w:rFonts w:ascii="Times New Roman" w:hAnsi="Times New Roman" w:cs="Times New Roman"/>
          <w:b/>
          <w:bCs/>
          <w:sz w:val="28"/>
          <w:szCs w:val="28"/>
        </w:rPr>
        <w:t>Dictionnaire de données</w:t>
      </w:r>
    </w:p>
    <w:p w14:paraId="65993A0E" w14:textId="77777777" w:rsidR="000E01FD" w:rsidRPr="000E01FD" w:rsidRDefault="000E01FD" w:rsidP="000E01FD">
      <w:pPr>
        <w:rPr>
          <w:rFonts w:ascii="Times New Roman" w:hAnsi="Times New Roman" w:cs="Times New Roman"/>
          <w:b/>
          <w:bCs/>
          <w:sz w:val="28"/>
          <w:szCs w:val="28"/>
        </w:rPr>
      </w:pPr>
      <w:r w:rsidRPr="000E01FD">
        <w:rPr>
          <w:rFonts w:ascii="Times New Roman" w:hAnsi="Times New Roman" w:cs="Times New Roman"/>
          <w:b/>
          <w:bCs/>
          <w:sz w:val="28"/>
          <w:szCs w:val="28"/>
        </w:rPr>
        <w:t>Table utilisateurs</w:t>
      </w:r>
    </w:p>
    <w:tbl>
      <w:tblPr>
        <w:tblStyle w:val="TableGrid"/>
        <w:tblpPr w:leftFromText="180" w:rightFromText="180" w:vertAnchor="text" w:horzAnchor="margin" w:tblpY="18"/>
        <w:tblW w:w="9711" w:type="dxa"/>
        <w:tblLook w:val="04A0" w:firstRow="1" w:lastRow="0" w:firstColumn="1" w:lastColumn="0" w:noHBand="0" w:noVBand="1"/>
      </w:tblPr>
      <w:tblGrid>
        <w:gridCol w:w="2798"/>
        <w:gridCol w:w="2113"/>
        <w:gridCol w:w="2672"/>
        <w:gridCol w:w="2128"/>
      </w:tblGrid>
      <w:tr w:rsidR="000E01FD" w:rsidRPr="00E2065A" w14:paraId="6ADE7AD5" w14:textId="77777777" w:rsidTr="001A469E">
        <w:trPr>
          <w:trHeight w:val="386"/>
        </w:trPr>
        <w:tc>
          <w:tcPr>
            <w:tcW w:w="2327" w:type="dxa"/>
          </w:tcPr>
          <w:p w14:paraId="42550DFE"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Champ</w:t>
            </w:r>
          </w:p>
        </w:tc>
        <w:tc>
          <w:tcPr>
            <w:tcW w:w="2246" w:type="dxa"/>
          </w:tcPr>
          <w:p w14:paraId="54069A1F"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2772" w:type="dxa"/>
          </w:tcPr>
          <w:p w14:paraId="1C5370BB"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366" w:type="dxa"/>
          </w:tcPr>
          <w:p w14:paraId="481864C3"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0E01FD" w:rsidRPr="00E2065A" w14:paraId="1DF3D42B" w14:textId="77777777" w:rsidTr="001A469E">
        <w:trPr>
          <w:trHeight w:val="1140"/>
        </w:trPr>
        <w:tc>
          <w:tcPr>
            <w:tcW w:w="2327" w:type="dxa"/>
            <w:vAlign w:val="center"/>
          </w:tcPr>
          <w:p w14:paraId="741B3017"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lastRenderedPageBreak/>
              <w:t>id_user</w:t>
            </w:r>
            <w:proofErr w:type="spellEnd"/>
          </w:p>
        </w:tc>
        <w:tc>
          <w:tcPr>
            <w:tcW w:w="2246" w:type="dxa"/>
            <w:vAlign w:val="center"/>
          </w:tcPr>
          <w:p w14:paraId="5210E62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unique de l'utilisateur</w:t>
            </w:r>
          </w:p>
        </w:tc>
        <w:tc>
          <w:tcPr>
            <w:tcW w:w="2772" w:type="dxa"/>
            <w:vAlign w:val="center"/>
          </w:tcPr>
          <w:p w14:paraId="6D5A537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366" w:type="dxa"/>
            <w:vAlign w:val="center"/>
          </w:tcPr>
          <w:p w14:paraId="3D41BCC6"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w:t>
            </w:r>
          </w:p>
        </w:tc>
      </w:tr>
      <w:tr w:rsidR="000E01FD" w:rsidRPr="00E2065A" w14:paraId="4BD03177" w14:textId="77777777" w:rsidTr="001A469E">
        <w:trPr>
          <w:trHeight w:val="771"/>
        </w:trPr>
        <w:tc>
          <w:tcPr>
            <w:tcW w:w="2327" w:type="dxa"/>
            <w:vAlign w:val="center"/>
          </w:tcPr>
          <w:p w14:paraId="2E1F401A"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nom_complet</w:t>
            </w:r>
            <w:proofErr w:type="spellEnd"/>
          </w:p>
        </w:tc>
        <w:tc>
          <w:tcPr>
            <w:tcW w:w="2246" w:type="dxa"/>
            <w:vAlign w:val="center"/>
          </w:tcPr>
          <w:p w14:paraId="7FEAEE0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Nom et Prénom de l'utilisateur</w:t>
            </w:r>
          </w:p>
        </w:tc>
        <w:tc>
          <w:tcPr>
            <w:tcW w:w="2772" w:type="dxa"/>
            <w:vAlign w:val="center"/>
          </w:tcPr>
          <w:p w14:paraId="72BB42EF"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varchar(100)</w:t>
            </w:r>
          </w:p>
        </w:tc>
        <w:tc>
          <w:tcPr>
            <w:tcW w:w="2366" w:type="dxa"/>
            <w:vAlign w:val="center"/>
          </w:tcPr>
          <w:p w14:paraId="1503BF5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0E01FD" w:rsidRPr="00E2065A" w14:paraId="248BB6BE" w14:textId="77777777" w:rsidTr="001A469E">
        <w:trPr>
          <w:trHeight w:val="763"/>
        </w:trPr>
        <w:tc>
          <w:tcPr>
            <w:tcW w:w="2327" w:type="dxa"/>
            <w:vAlign w:val="center"/>
          </w:tcPr>
          <w:p w14:paraId="0D06794D"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username</w:t>
            </w:r>
            <w:proofErr w:type="spellEnd"/>
          </w:p>
        </w:tc>
        <w:tc>
          <w:tcPr>
            <w:tcW w:w="2246" w:type="dxa"/>
            <w:vAlign w:val="center"/>
          </w:tcPr>
          <w:p w14:paraId="4C6834FF"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de connexion</w:t>
            </w:r>
          </w:p>
        </w:tc>
        <w:tc>
          <w:tcPr>
            <w:tcW w:w="2772" w:type="dxa"/>
            <w:vAlign w:val="center"/>
          </w:tcPr>
          <w:p w14:paraId="54C5F30D"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varchar(50)</w:t>
            </w:r>
          </w:p>
        </w:tc>
        <w:tc>
          <w:tcPr>
            <w:tcW w:w="2366" w:type="dxa"/>
            <w:vAlign w:val="center"/>
          </w:tcPr>
          <w:p w14:paraId="490A2073"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UNIQUE, NOT NULL</w:t>
            </w:r>
          </w:p>
        </w:tc>
      </w:tr>
      <w:tr w:rsidR="000E01FD" w:rsidRPr="00E2065A" w14:paraId="19750C07" w14:textId="77777777" w:rsidTr="001A469E">
        <w:trPr>
          <w:trHeight w:val="377"/>
        </w:trPr>
        <w:tc>
          <w:tcPr>
            <w:tcW w:w="2327" w:type="dxa"/>
            <w:vAlign w:val="center"/>
          </w:tcPr>
          <w:p w14:paraId="1EEE5E22"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password</w:t>
            </w:r>
            <w:proofErr w:type="spellEnd"/>
          </w:p>
        </w:tc>
        <w:tc>
          <w:tcPr>
            <w:tcW w:w="2246" w:type="dxa"/>
            <w:vAlign w:val="center"/>
          </w:tcPr>
          <w:p w14:paraId="399E004A"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Mot de passe</w:t>
            </w:r>
          </w:p>
        </w:tc>
        <w:tc>
          <w:tcPr>
            <w:tcW w:w="2772" w:type="dxa"/>
            <w:vAlign w:val="center"/>
          </w:tcPr>
          <w:p w14:paraId="7D7DEAB9"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varchar(50)</w:t>
            </w:r>
          </w:p>
        </w:tc>
        <w:tc>
          <w:tcPr>
            <w:tcW w:w="2366" w:type="dxa"/>
            <w:vAlign w:val="center"/>
          </w:tcPr>
          <w:p w14:paraId="62A2C539"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524C87" w:rsidRPr="00E2065A" w14:paraId="09D2E8F8" w14:textId="77777777" w:rsidTr="001A469E">
        <w:trPr>
          <w:trHeight w:val="377"/>
        </w:trPr>
        <w:tc>
          <w:tcPr>
            <w:tcW w:w="2327" w:type="dxa"/>
            <w:vAlign w:val="center"/>
          </w:tcPr>
          <w:p w14:paraId="65EF7E3F" w14:textId="177F237B" w:rsidR="00524C87" w:rsidRPr="00E2065A" w:rsidRDefault="00524C87"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email</w:t>
            </w:r>
          </w:p>
        </w:tc>
        <w:tc>
          <w:tcPr>
            <w:tcW w:w="2246" w:type="dxa"/>
            <w:vAlign w:val="center"/>
          </w:tcPr>
          <w:p w14:paraId="2FCB1453" w14:textId="37701FB7" w:rsidR="00524C87" w:rsidRPr="00E2065A" w:rsidRDefault="00E22124"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L’email de l’utilisateur</w:t>
            </w:r>
          </w:p>
        </w:tc>
        <w:tc>
          <w:tcPr>
            <w:tcW w:w="2772" w:type="dxa"/>
            <w:vAlign w:val="center"/>
          </w:tcPr>
          <w:p w14:paraId="1CD77B09" w14:textId="2A53569F" w:rsidR="00524C87" w:rsidRPr="00E2065A" w:rsidRDefault="00E22124"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w:t>
            </w:r>
            <w:r w:rsidRPr="00E22124">
              <w:rPr>
                <w:rFonts w:ascii="Times New Roman" w:hAnsi="Times New Roman" w:cs="Times New Roman"/>
                <w:sz w:val="28"/>
                <w:szCs w:val="28"/>
              </w:rPr>
              <w:t xml:space="preserve"> (255)</w:t>
            </w:r>
          </w:p>
        </w:tc>
        <w:tc>
          <w:tcPr>
            <w:tcW w:w="2366" w:type="dxa"/>
            <w:vAlign w:val="center"/>
          </w:tcPr>
          <w:p w14:paraId="1197DBAB" w14:textId="3ECB432F" w:rsidR="00524C87" w:rsidRPr="00E2065A" w:rsidRDefault="008C3F81"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 xml:space="preserve">UNIQUE, </w:t>
            </w:r>
            <w:r w:rsidR="007042ED">
              <w:rPr>
                <w:rFonts w:ascii="Times New Roman" w:hAnsi="Times New Roman" w:cs="Times New Roman"/>
                <w:sz w:val="28"/>
                <w:szCs w:val="28"/>
              </w:rPr>
              <w:t>NOT NULL</w:t>
            </w:r>
          </w:p>
        </w:tc>
      </w:tr>
      <w:tr w:rsidR="007042ED" w:rsidRPr="00E2065A" w14:paraId="395DB685" w14:textId="77777777" w:rsidTr="001A469E">
        <w:trPr>
          <w:trHeight w:val="377"/>
        </w:trPr>
        <w:tc>
          <w:tcPr>
            <w:tcW w:w="2327" w:type="dxa"/>
            <w:vAlign w:val="center"/>
          </w:tcPr>
          <w:p w14:paraId="3F7B9683" w14:textId="791ADBFE" w:rsidR="007042ED" w:rsidRDefault="00885433" w:rsidP="004F64C6">
            <w:pPr>
              <w:pStyle w:val="ListParagraph"/>
              <w:spacing w:line="276" w:lineRule="auto"/>
              <w:ind w:left="0"/>
              <w:rPr>
                <w:rFonts w:ascii="Times New Roman" w:hAnsi="Times New Roman" w:cs="Times New Roman"/>
                <w:sz w:val="28"/>
                <w:szCs w:val="28"/>
              </w:rPr>
            </w:pPr>
            <w:proofErr w:type="spellStart"/>
            <w:r w:rsidRPr="00885433">
              <w:rPr>
                <w:rFonts w:ascii="Times New Roman" w:hAnsi="Times New Roman" w:cs="Times New Roman"/>
                <w:sz w:val="28"/>
                <w:szCs w:val="28"/>
              </w:rPr>
              <w:t>reset_token_hash</w:t>
            </w:r>
            <w:proofErr w:type="spellEnd"/>
          </w:p>
        </w:tc>
        <w:tc>
          <w:tcPr>
            <w:tcW w:w="2246" w:type="dxa"/>
            <w:vAlign w:val="center"/>
          </w:tcPr>
          <w:p w14:paraId="034A026D" w14:textId="0C294C44" w:rsidR="007042ED" w:rsidRDefault="001D2BF2" w:rsidP="004F64C6">
            <w:pPr>
              <w:pStyle w:val="ListParagraph"/>
              <w:spacing w:line="276" w:lineRule="auto"/>
              <w:ind w:left="0"/>
              <w:rPr>
                <w:rFonts w:ascii="Times New Roman" w:hAnsi="Times New Roman" w:cs="Times New Roman"/>
                <w:sz w:val="28"/>
                <w:szCs w:val="28"/>
              </w:rPr>
            </w:pPr>
            <w:r w:rsidRPr="001D2BF2">
              <w:rPr>
                <w:rFonts w:ascii="Times New Roman" w:hAnsi="Times New Roman" w:cs="Times New Roman"/>
                <w:sz w:val="28"/>
                <w:szCs w:val="28"/>
              </w:rPr>
              <w:t>Jeton de réinitialisation</w:t>
            </w:r>
          </w:p>
        </w:tc>
        <w:tc>
          <w:tcPr>
            <w:tcW w:w="2772" w:type="dxa"/>
            <w:vAlign w:val="center"/>
          </w:tcPr>
          <w:p w14:paraId="494BCA1E" w14:textId="13FEC7F5" w:rsidR="007042ED" w:rsidRPr="00E2065A" w:rsidRDefault="00885433"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w:t>
            </w:r>
            <w:r w:rsidR="001D2BF2">
              <w:rPr>
                <w:rFonts w:ascii="Times New Roman" w:hAnsi="Times New Roman" w:cs="Times New Roman"/>
                <w:sz w:val="28"/>
                <w:szCs w:val="28"/>
              </w:rPr>
              <w:t>64</w:t>
            </w:r>
            <w:r w:rsidRPr="00E2065A">
              <w:rPr>
                <w:rFonts w:ascii="Times New Roman" w:hAnsi="Times New Roman" w:cs="Times New Roman"/>
                <w:sz w:val="28"/>
                <w:szCs w:val="28"/>
              </w:rPr>
              <w:t>)</w:t>
            </w:r>
          </w:p>
        </w:tc>
        <w:tc>
          <w:tcPr>
            <w:tcW w:w="2366" w:type="dxa"/>
            <w:vAlign w:val="center"/>
          </w:tcPr>
          <w:p w14:paraId="7B95B56B" w14:textId="7079E000" w:rsidR="007042ED" w:rsidRDefault="00833D7D"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NULL</w:t>
            </w:r>
          </w:p>
        </w:tc>
      </w:tr>
      <w:tr w:rsidR="00885433" w:rsidRPr="00E2065A" w14:paraId="711FA7F5" w14:textId="77777777" w:rsidTr="001A469E">
        <w:trPr>
          <w:trHeight w:val="377"/>
        </w:trPr>
        <w:tc>
          <w:tcPr>
            <w:tcW w:w="2327" w:type="dxa"/>
            <w:vAlign w:val="center"/>
          </w:tcPr>
          <w:p w14:paraId="0E80F59C" w14:textId="5B1A727B" w:rsidR="00885433" w:rsidRPr="00885433" w:rsidRDefault="008C3F81" w:rsidP="004F64C6">
            <w:pPr>
              <w:pStyle w:val="ListParagraph"/>
              <w:spacing w:line="276" w:lineRule="auto"/>
              <w:ind w:left="0"/>
              <w:rPr>
                <w:rFonts w:ascii="Times New Roman" w:hAnsi="Times New Roman" w:cs="Times New Roman"/>
                <w:sz w:val="28"/>
                <w:szCs w:val="28"/>
              </w:rPr>
            </w:pPr>
            <w:proofErr w:type="spellStart"/>
            <w:r w:rsidRPr="008C3F81">
              <w:rPr>
                <w:rFonts w:ascii="Times New Roman" w:hAnsi="Times New Roman" w:cs="Times New Roman"/>
                <w:sz w:val="28"/>
                <w:szCs w:val="28"/>
              </w:rPr>
              <w:t>reset_token_expires_at</w:t>
            </w:r>
            <w:proofErr w:type="spellEnd"/>
          </w:p>
        </w:tc>
        <w:tc>
          <w:tcPr>
            <w:tcW w:w="2246" w:type="dxa"/>
            <w:vAlign w:val="center"/>
          </w:tcPr>
          <w:p w14:paraId="045B1035" w14:textId="1412DE38" w:rsidR="00885433" w:rsidRDefault="003A0A98" w:rsidP="004F64C6">
            <w:pPr>
              <w:pStyle w:val="ListParagraph"/>
              <w:spacing w:line="276" w:lineRule="auto"/>
              <w:ind w:left="0"/>
              <w:rPr>
                <w:rFonts w:ascii="Times New Roman" w:hAnsi="Times New Roman" w:cs="Times New Roman"/>
                <w:sz w:val="28"/>
                <w:szCs w:val="28"/>
              </w:rPr>
            </w:pPr>
            <w:r w:rsidRPr="003A0A98">
              <w:rPr>
                <w:rFonts w:ascii="Times New Roman" w:hAnsi="Times New Roman" w:cs="Times New Roman"/>
                <w:sz w:val="28"/>
                <w:szCs w:val="28"/>
              </w:rPr>
              <w:t>Expiration du jeton</w:t>
            </w:r>
          </w:p>
        </w:tc>
        <w:tc>
          <w:tcPr>
            <w:tcW w:w="2772" w:type="dxa"/>
            <w:vAlign w:val="center"/>
          </w:tcPr>
          <w:p w14:paraId="34896D03" w14:textId="7B4CBE4F" w:rsidR="00885433" w:rsidRPr="00E2065A" w:rsidRDefault="003A0A98" w:rsidP="004F64C6">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Datetime</w:t>
            </w:r>
            <w:proofErr w:type="spellEnd"/>
          </w:p>
        </w:tc>
        <w:tc>
          <w:tcPr>
            <w:tcW w:w="2366" w:type="dxa"/>
            <w:vAlign w:val="center"/>
          </w:tcPr>
          <w:p w14:paraId="1727E8EE" w14:textId="31C7D26D" w:rsidR="00885433" w:rsidRDefault="003A0A98"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NULL</w:t>
            </w:r>
          </w:p>
        </w:tc>
      </w:tr>
      <w:tr w:rsidR="000E01FD" w:rsidRPr="00E2065A" w14:paraId="1BF47F8C" w14:textId="77777777" w:rsidTr="001A469E">
        <w:trPr>
          <w:trHeight w:val="771"/>
        </w:trPr>
        <w:tc>
          <w:tcPr>
            <w:tcW w:w="2327" w:type="dxa"/>
            <w:vAlign w:val="center"/>
          </w:tcPr>
          <w:p w14:paraId="3A5B26B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role</w:t>
            </w:r>
            <w:proofErr w:type="spellEnd"/>
          </w:p>
        </w:tc>
        <w:tc>
          <w:tcPr>
            <w:tcW w:w="2246" w:type="dxa"/>
            <w:vAlign w:val="center"/>
          </w:tcPr>
          <w:p w14:paraId="55E9CAF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Niveau d'accès (admin ou user)</w:t>
            </w:r>
          </w:p>
        </w:tc>
        <w:tc>
          <w:tcPr>
            <w:tcW w:w="2772" w:type="dxa"/>
            <w:vAlign w:val="center"/>
          </w:tcPr>
          <w:p w14:paraId="051D642B"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enum</w:t>
            </w:r>
            <w:proofErr w:type="spellEnd"/>
            <w:r w:rsidRPr="00E2065A">
              <w:rPr>
                <w:rFonts w:ascii="Times New Roman" w:hAnsi="Times New Roman" w:cs="Times New Roman"/>
                <w:sz w:val="28"/>
                <w:szCs w:val="28"/>
              </w:rPr>
              <w:t>('</w:t>
            </w:r>
            <w:proofErr w:type="spellStart"/>
            <w:r w:rsidRPr="00E2065A">
              <w:rPr>
                <w:rFonts w:ascii="Times New Roman" w:hAnsi="Times New Roman" w:cs="Times New Roman"/>
                <w:sz w:val="28"/>
                <w:szCs w:val="28"/>
              </w:rPr>
              <w:t>admin','user</w:t>
            </w:r>
            <w:proofErr w:type="spellEnd"/>
            <w:r w:rsidRPr="00E2065A">
              <w:rPr>
                <w:rFonts w:ascii="Times New Roman" w:hAnsi="Times New Roman" w:cs="Times New Roman"/>
                <w:sz w:val="28"/>
                <w:szCs w:val="28"/>
              </w:rPr>
              <w:t>')</w:t>
            </w:r>
          </w:p>
        </w:tc>
        <w:tc>
          <w:tcPr>
            <w:tcW w:w="2366" w:type="dxa"/>
            <w:vAlign w:val="center"/>
          </w:tcPr>
          <w:p w14:paraId="53987CB1"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bl>
    <w:p w14:paraId="43B1F6A2" w14:textId="77777777" w:rsidR="00F94104" w:rsidRDefault="00F94104" w:rsidP="001A469E">
      <w:pPr>
        <w:rPr>
          <w:rFonts w:ascii="Times New Roman" w:hAnsi="Times New Roman" w:cs="Times New Roman"/>
          <w:sz w:val="28"/>
          <w:szCs w:val="28"/>
        </w:rPr>
      </w:pPr>
    </w:p>
    <w:p w14:paraId="22E3EBF8" w14:textId="1C2D2FB8" w:rsidR="00D749FC" w:rsidRPr="00D749FC" w:rsidRDefault="00D749FC" w:rsidP="00D749FC">
      <w:pPr>
        <w:rPr>
          <w:rFonts w:ascii="Times New Roman" w:hAnsi="Times New Roman" w:cs="Times New Roman"/>
          <w:b/>
          <w:bCs/>
          <w:sz w:val="28"/>
          <w:szCs w:val="28"/>
        </w:rPr>
      </w:pPr>
      <w:r w:rsidRPr="00D749FC">
        <w:rPr>
          <w:rFonts w:ascii="Times New Roman" w:hAnsi="Times New Roman" w:cs="Times New Roman"/>
          <w:b/>
          <w:bCs/>
          <w:sz w:val="28"/>
          <w:szCs w:val="28"/>
        </w:rPr>
        <w:t xml:space="preserve">Table </w:t>
      </w:r>
      <w:proofErr w:type="spellStart"/>
      <w:r w:rsidRPr="00D749FC">
        <w:rPr>
          <w:rFonts w:ascii="Times New Roman" w:hAnsi="Times New Roman" w:cs="Times New Roman"/>
          <w:b/>
          <w:bCs/>
          <w:sz w:val="28"/>
          <w:szCs w:val="28"/>
        </w:rPr>
        <w:t>categories</w:t>
      </w:r>
      <w:r w:rsidR="00A97F8D">
        <w:rPr>
          <w:rFonts w:ascii="Times New Roman" w:hAnsi="Times New Roman" w:cs="Times New Roman"/>
          <w:b/>
          <w:bCs/>
          <w:sz w:val="28"/>
          <w:szCs w:val="28"/>
        </w:rPr>
        <w:t>_produit</w:t>
      </w:r>
      <w:proofErr w:type="spellEnd"/>
    </w:p>
    <w:tbl>
      <w:tblPr>
        <w:tblStyle w:val="TableGrid"/>
        <w:tblpPr w:leftFromText="180" w:rightFromText="180" w:vertAnchor="text" w:horzAnchor="margin" w:tblpY="18"/>
        <w:tblW w:w="0" w:type="auto"/>
        <w:tblLook w:val="04A0" w:firstRow="1" w:lastRow="0" w:firstColumn="1" w:lastColumn="0" w:noHBand="0" w:noVBand="1"/>
      </w:tblPr>
      <w:tblGrid>
        <w:gridCol w:w="2068"/>
        <w:gridCol w:w="2129"/>
        <w:gridCol w:w="2463"/>
        <w:gridCol w:w="2103"/>
      </w:tblGrid>
      <w:tr w:rsidR="00D749FC" w:rsidRPr="00E2065A" w14:paraId="155B0EF8" w14:textId="77777777" w:rsidTr="009170DC">
        <w:tc>
          <w:tcPr>
            <w:tcW w:w="2068" w:type="dxa"/>
          </w:tcPr>
          <w:p w14:paraId="1CE04CD5" w14:textId="77777777" w:rsidR="00D749FC" w:rsidRPr="00E2065A" w:rsidRDefault="00D749FC" w:rsidP="00C71634">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Champ</w:t>
            </w:r>
          </w:p>
        </w:tc>
        <w:tc>
          <w:tcPr>
            <w:tcW w:w="2129" w:type="dxa"/>
          </w:tcPr>
          <w:p w14:paraId="63F042A5" w14:textId="77777777" w:rsidR="00D749FC" w:rsidRPr="00E2065A" w:rsidRDefault="00D749FC" w:rsidP="00C71634">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2463" w:type="dxa"/>
          </w:tcPr>
          <w:p w14:paraId="1339A7C9" w14:textId="77777777" w:rsidR="00D749FC" w:rsidRPr="00E2065A" w:rsidRDefault="00D749FC" w:rsidP="00C71634">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103" w:type="dxa"/>
          </w:tcPr>
          <w:p w14:paraId="25E67674" w14:textId="77777777" w:rsidR="00D749FC" w:rsidRPr="00E2065A" w:rsidRDefault="00D749FC" w:rsidP="00C71634">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D749FC" w:rsidRPr="00E2065A" w14:paraId="5AA8EB21" w14:textId="77777777" w:rsidTr="009170DC">
        <w:tc>
          <w:tcPr>
            <w:tcW w:w="2068" w:type="dxa"/>
            <w:vAlign w:val="center"/>
          </w:tcPr>
          <w:p w14:paraId="6159F6DD" w14:textId="77777777" w:rsidR="00D749FC" w:rsidRPr="00E2065A" w:rsidRDefault="00D749FC" w:rsidP="00C71634">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w:t>
            </w:r>
            <w:r>
              <w:rPr>
                <w:rFonts w:ascii="Times New Roman" w:hAnsi="Times New Roman" w:cs="Times New Roman"/>
                <w:sz w:val="28"/>
                <w:szCs w:val="28"/>
              </w:rPr>
              <w:t>categorie</w:t>
            </w:r>
            <w:proofErr w:type="spellEnd"/>
          </w:p>
        </w:tc>
        <w:tc>
          <w:tcPr>
            <w:tcW w:w="2129" w:type="dxa"/>
            <w:vAlign w:val="center"/>
          </w:tcPr>
          <w:p w14:paraId="53607405"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 xml:space="preserve">Identifiant unique de </w:t>
            </w:r>
            <w:r>
              <w:rPr>
                <w:rFonts w:ascii="Times New Roman" w:hAnsi="Times New Roman" w:cs="Times New Roman"/>
                <w:sz w:val="28"/>
                <w:szCs w:val="28"/>
              </w:rPr>
              <w:t>la</w:t>
            </w:r>
            <w:r w:rsidRPr="00F75603">
              <w:t xml:space="preserve"> </w:t>
            </w:r>
            <w:r>
              <w:rPr>
                <w:rFonts w:ascii="Times New Roman" w:hAnsi="Times New Roman" w:cs="Times New Roman"/>
                <w:sz w:val="28"/>
                <w:szCs w:val="28"/>
              </w:rPr>
              <w:t>ca</w:t>
            </w:r>
            <w:r w:rsidRPr="00F75603">
              <w:rPr>
                <w:rFonts w:ascii="Times New Roman" w:hAnsi="Times New Roman" w:cs="Times New Roman"/>
                <w:sz w:val="28"/>
                <w:szCs w:val="28"/>
              </w:rPr>
              <w:t>tégorie</w:t>
            </w:r>
          </w:p>
        </w:tc>
        <w:tc>
          <w:tcPr>
            <w:tcW w:w="2463" w:type="dxa"/>
            <w:vAlign w:val="center"/>
          </w:tcPr>
          <w:p w14:paraId="364FC7B2" w14:textId="77777777" w:rsidR="00D749FC" w:rsidRPr="00E2065A" w:rsidRDefault="00D749FC" w:rsidP="00C71634">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103" w:type="dxa"/>
            <w:vAlign w:val="center"/>
          </w:tcPr>
          <w:p w14:paraId="2DACD660"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w:t>
            </w:r>
          </w:p>
        </w:tc>
      </w:tr>
      <w:tr w:rsidR="00D749FC" w:rsidRPr="00E2065A" w14:paraId="703617E1" w14:textId="77777777" w:rsidTr="009170DC">
        <w:tc>
          <w:tcPr>
            <w:tcW w:w="2068" w:type="dxa"/>
            <w:vAlign w:val="center"/>
          </w:tcPr>
          <w:p w14:paraId="1D512B0E"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nom_</w:t>
            </w:r>
            <w:r>
              <w:rPr>
                <w:rFonts w:ascii="Times New Roman" w:hAnsi="Times New Roman" w:cs="Times New Roman"/>
                <w:sz w:val="28"/>
                <w:szCs w:val="28"/>
              </w:rPr>
              <w:t xml:space="preserve"> </w:t>
            </w:r>
            <w:proofErr w:type="spellStart"/>
            <w:r>
              <w:rPr>
                <w:rFonts w:ascii="Times New Roman" w:hAnsi="Times New Roman" w:cs="Times New Roman"/>
                <w:sz w:val="28"/>
                <w:szCs w:val="28"/>
              </w:rPr>
              <w:t>categorie</w:t>
            </w:r>
            <w:proofErr w:type="spellEnd"/>
          </w:p>
        </w:tc>
        <w:tc>
          <w:tcPr>
            <w:tcW w:w="2129" w:type="dxa"/>
            <w:vAlign w:val="center"/>
          </w:tcPr>
          <w:p w14:paraId="4DED784D" w14:textId="77777777" w:rsidR="00D749FC" w:rsidRPr="00E2065A" w:rsidRDefault="00D749FC"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Famille</w:t>
            </w:r>
          </w:p>
        </w:tc>
        <w:tc>
          <w:tcPr>
            <w:tcW w:w="2463" w:type="dxa"/>
            <w:vAlign w:val="center"/>
          </w:tcPr>
          <w:p w14:paraId="2A2CEF00"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varchar(100)</w:t>
            </w:r>
          </w:p>
        </w:tc>
        <w:tc>
          <w:tcPr>
            <w:tcW w:w="2103" w:type="dxa"/>
            <w:vAlign w:val="center"/>
          </w:tcPr>
          <w:p w14:paraId="18D9A25A"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D749FC" w:rsidRPr="00E2065A" w14:paraId="4929D3D2" w14:textId="77777777" w:rsidTr="009170DC">
        <w:tc>
          <w:tcPr>
            <w:tcW w:w="2068" w:type="dxa"/>
            <w:vAlign w:val="center"/>
          </w:tcPr>
          <w:p w14:paraId="663F13FD" w14:textId="77777777" w:rsidR="00D749FC" w:rsidRPr="00E2065A" w:rsidRDefault="00D749FC"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forme</w:t>
            </w:r>
          </w:p>
        </w:tc>
        <w:tc>
          <w:tcPr>
            <w:tcW w:w="2129" w:type="dxa"/>
            <w:vAlign w:val="center"/>
          </w:tcPr>
          <w:p w14:paraId="1CEEB77D" w14:textId="78F3AC33" w:rsidR="00D749FC" w:rsidRPr="00E2065A" w:rsidRDefault="00710FC9"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F</w:t>
            </w:r>
            <w:r w:rsidR="00D749FC">
              <w:rPr>
                <w:rFonts w:ascii="Times New Roman" w:hAnsi="Times New Roman" w:cs="Times New Roman"/>
                <w:sz w:val="28"/>
                <w:szCs w:val="28"/>
              </w:rPr>
              <w:t>orme</w:t>
            </w:r>
          </w:p>
        </w:tc>
        <w:tc>
          <w:tcPr>
            <w:tcW w:w="2463" w:type="dxa"/>
            <w:vAlign w:val="center"/>
          </w:tcPr>
          <w:p w14:paraId="0D020371"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varchar(50)</w:t>
            </w:r>
          </w:p>
        </w:tc>
        <w:tc>
          <w:tcPr>
            <w:tcW w:w="2103" w:type="dxa"/>
            <w:vAlign w:val="center"/>
          </w:tcPr>
          <w:p w14:paraId="214AAF0A"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UNIQUE, NOT NULL</w:t>
            </w:r>
          </w:p>
        </w:tc>
      </w:tr>
      <w:tr w:rsidR="00D749FC" w:rsidRPr="00E2065A" w14:paraId="4AA6C0CE" w14:textId="77777777" w:rsidTr="009170DC">
        <w:tc>
          <w:tcPr>
            <w:tcW w:w="2068" w:type="dxa"/>
            <w:vAlign w:val="center"/>
          </w:tcPr>
          <w:p w14:paraId="64AFFA2D" w14:textId="77777777" w:rsidR="00D749FC" w:rsidRPr="00E2065A" w:rsidRDefault="00D749FC"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dosage</w:t>
            </w:r>
          </w:p>
        </w:tc>
        <w:tc>
          <w:tcPr>
            <w:tcW w:w="2129" w:type="dxa"/>
            <w:vAlign w:val="center"/>
          </w:tcPr>
          <w:p w14:paraId="4E1D76D9" w14:textId="61B50C28" w:rsidR="00D749FC" w:rsidRPr="00E2065A" w:rsidRDefault="00CB516B"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D</w:t>
            </w:r>
            <w:r w:rsidR="00D749FC">
              <w:rPr>
                <w:rFonts w:ascii="Times New Roman" w:hAnsi="Times New Roman" w:cs="Times New Roman"/>
                <w:sz w:val="28"/>
                <w:szCs w:val="28"/>
              </w:rPr>
              <w:t>osage</w:t>
            </w:r>
          </w:p>
        </w:tc>
        <w:tc>
          <w:tcPr>
            <w:tcW w:w="2463" w:type="dxa"/>
            <w:vAlign w:val="center"/>
          </w:tcPr>
          <w:p w14:paraId="5B654F40"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varchar(50)</w:t>
            </w:r>
          </w:p>
        </w:tc>
        <w:tc>
          <w:tcPr>
            <w:tcW w:w="2103" w:type="dxa"/>
            <w:vAlign w:val="center"/>
          </w:tcPr>
          <w:p w14:paraId="589E4415"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D749FC" w:rsidRPr="00E2065A" w14:paraId="1E700A35" w14:textId="77777777" w:rsidTr="009170DC">
        <w:tc>
          <w:tcPr>
            <w:tcW w:w="2068" w:type="dxa"/>
            <w:vAlign w:val="center"/>
          </w:tcPr>
          <w:p w14:paraId="7A3F7D3E"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F75603">
              <w:rPr>
                <w:rFonts w:ascii="Times New Roman" w:hAnsi="Times New Roman" w:cs="Times New Roman"/>
                <w:sz w:val="28"/>
                <w:szCs w:val="28"/>
              </w:rPr>
              <w:t>description</w:t>
            </w:r>
          </w:p>
        </w:tc>
        <w:tc>
          <w:tcPr>
            <w:tcW w:w="2129" w:type="dxa"/>
            <w:vAlign w:val="center"/>
          </w:tcPr>
          <w:p w14:paraId="70B4AEA1" w14:textId="42693475" w:rsidR="00D749FC" w:rsidRPr="00E2065A" w:rsidRDefault="00CB516B" w:rsidP="00C71634">
            <w:pPr>
              <w:pStyle w:val="ListParagraph"/>
              <w:spacing w:line="276" w:lineRule="auto"/>
              <w:ind w:left="0"/>
              <w:rPr>
                <w:rFonts w:ascii="Times New Roman" w:hAnsi="Times New Roman" w:cs="Times New Roman"/>
                <w:sz w:val="28"/>
                <w:szCs w:val="28"/>
              </w:rPr>
            </w:pPr>
            <w:r w:rsidRPr="00CB516B">
              <w:rPr>
                <w:rFonts w:ascii="Times New Roman" w:hAnsi="Times New Roman" w:cs="Times New Roman"/>
                <w:sz w:val="28"/>
                <w:szCs w:val="28"/>
              </w:rPr>
              <w:t>Notes complémentaires</w:t>
            </w:r>
          </w:p>
        </w:tc>
        <w:tc>
          <w:tcPr>
            <w:tcW w:w="2463" w:type="dxa"/>
            <w:vAlign w:val="center"/>
          </w:tcPr>
          <w:p w14:paraId="5E9C411C" w14:textId="3C7A22E7" w:rsidR="00D749FC" w:rsidRPr="00E2065A" w:rsidRDefault="008355FE" w:rsidP="00C71634">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TEXT</w:t>
            </w:r>
          </w:p>
        </w:tc>
        <w:tc>
          <w:tcPr>
            <w:tcW w:w="2103" w:type="dxa"/>
            <w:vAlign w:val="center"/>
          </w:tcPr>
          <w:p w14:paraId="2B7ABB4C"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D749FC" w:rsidRPr="00E2065A" w14:paraId="16761F3B" w14:textId="77777777" w:rsidTr="009170DC">
        <w:tc>
          <w:tcPr>
            <w:tcW w:w="2068" w:type="dxa"/>
            <w:vAlign w:val="center"/>
          </w:tcPr>
          <w:p w14:paraId="4B44648D" w14:textId="77777777" w:rsidR="00D749FC" w:rsidRPr="00F75603" w:rsidRDefault="00D749FC" w:rsidP="00C71634">
            <w:pPr>
              <w:pStyle w:val="ListParagraph"/>
              <w:spacing w:line="276" w:lineRule="auto"/>
              <w:ind w:left="0"/>
              <w:rPr>
                <w:rFonts w:ascii="Times New Roman" w:hAnsi="Times New Roman" w:cs="Times New Roman"/>
                <w:sz w:val="28"/>
                <w:szCs w:val="28"/>
              </w:rPr>
            </w:pPr>
            <w:proofErr w:type="spellStart"/>
            <w:r w:rsidRPr="00F75603">
              <w:rPr>
                <w:rFonts w:ascii="Times New Roman" w:hAnsi="Times New Roman" w:cs="Times New Roman"/>
                <w:sz w:val="28"/>
                <w:szCs w:val="28"/>
              </w:rPr>
              <w:t>created_at</w:t>
            </w:r>
            <w:proofErr w:type="spellEnd"/>
          </w:p>
        </w:tc>
        <w:tc>
          <w:tcPr>
            <w:tcW w:w="2129" w:type="dxa"/>
            <w:vAlign w:val="center"/>
          </w:tcPr>
          <w:p w14:paraId="19D25223"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F75603">
              <w:rPr>
                <w:rFonts w:ascii="Times New Roman" w:hAnsi="Times New Roman" w:cs="Times New Roman"/>
                <w:sz w:val="28"/>
                <w:szCs w:val="28"/>
              </w:rPr>
              <w:t>Date Création</w:t>
            </w:r>
          </w:p>
        </w:tc>
        <w:tc>
          <w:tcPr>
            <w:tcW w:w="2463" w:type="dxa"/>
            <w:vAlign w:val="center"/>
          </w:tcPr>
          <w:p w14:paraId="34A5C52F" w14:textId="77777777" w:rsidR="00D749FC" w:rsidRPr="00E2065A" w:rsidRDefault="00D749FC" w:rsidP="00C71634">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Datetime</w:t>
            </w:r>
            <w:proofErr w:type="spellEnd"/>
          </w:p>
        </w:tc>
        <w:tc>
          <w:tcPr>
            <w:tcW w:w="2103" w:type="dxa"/>
            <w:vAlign w:val="center"/>
          </w:tcPr>
          <w:p w14:paraId="568A65F4" w14:textId="77777777" w:rsidR="00D749FC" w:rsidRPr="00E2065A" w:rsidRDefault="00D749FC" w:rsidP="00C71634">
            <w:pPr>
              <w:pStyle w:val="ListParagraph"/>
              <w:spacing w:line="276" w:lineRule="auto"/>
              <w:ind w:left="0"/>
              <w:rPr>
                <w:rFonts w:ascii="Times New Roman" w:hAnsi="Times New Roman" w:cs="Times New Roman"/>
                <w:sz w:val="28"/>
                <w:szCs w:val="28"/>
              </w:rPr>
            </w:pPr>
            <w:r w:rsidRPr="00F75603">
              <w:rPr>
                <w:rFonts w:ascii="Times New Roman" w:hAnsi="Times New Roman" w:cs="Times New Roman"/>
                <w:sz w:val="28"/>
                <w:szCs w:val="28"/>
              </w:rPr>
              <w:t>DEFAULT NOW</w:t>
            </w:r>
          </w:p>
        </w:tc>
      </w:tr>
    </w:tbl>
    <w:p w14:paraId="7F1BF63F" w14:textId="77777777" w:rsidR="00D749FC" w:rsidRDefault="00D749FC" w:rsidP="001A469E">
      <w:pPr>
        <w:rPr>
          <w:rFonts w:ascii="Times New Roman" w:hAnsi="Times New Roman" w:cs="Times New Roman"/>
          <w:sz w:val="28"/>
          <w:szCs w:val="28"/>
        </w:rPr>
      </w:pPr>
    </w:p>
    <w:p w14:paraId="07BE05CC" w14:textId="77777777" w:rsidR="00962E11" w:rsidRDefault="00962E11" w:rsidP="00B903D6">
      <w:pPr>
        <w:spacing w:after="0" w:line="240" w:lineRule="auto"/>
        <w:rPr>
          <w:rFonts w:ascii="Times New Roman" w:hAnsi="Times New Roman" w:cs="Times New Roman"/>
          <w:b/>
          <w:bCs/>
          <w:sz w:val="28"/>
          <w:szCs w:val="28"/>
        </w:rPr>
      </w:pPr>
    </w:p>
    <w:p w14:paraId="7C9245F7" w14:textId="77777777" w:rsidR="00962E11" w:rsidRDefault="00962E11" w:rsidP="00B903D6">
      <w:pPr>
        <w:spacing w:after="0" w:line="240" w:lineRule="auto"/>
        <w:rPr>
          <w:rFonts w:ascii="Times New Roman" w:hAnsi="Times New Roman" w:cs="Times New Roman"/>
          <w:b/>
          <w:bCs/>
          <w:sz w:val="28"/>
          <w:szCs w:val="28"/>
        </w:rPr>
      </w:pPr>
    </w:p>
    <w:p w14:paraId="4BDD06B1" w14:textId="77777777" w:rsidR="009170DC" w:rsidRDefault="009170DC" w:rsidP="00B903D6">
      <w:pPr>
        <w:spacing w:after="0" w:line="240" w:lineRule="auto"/>
        <w:rPr>
          <w:rFonts w:ascii="Times New Roman" w:hAnsi="Times New Roman" w:cs="Times New Roman"/>
          <w:b/>
          <w:bCs/>
          <w:sz w:val="28"/>
          <w:szCs w:val="28"/>
        </w:rPr>
      </w:pPr>
    </w:p>
    <w:p w14:paraId="0755DB3D" w14:textId="77777777" w:rsidR="009170DC" w:rsidRDefault="009170DC" w:rsidP="00B903D6">
      <w:pPr>
        <w:spacing w:after="0" w:line="240" w:lineRule="auto"/>
        <w:rPr>
          <w:rFonts w:ascii="Times New Roman" w:hAnsi="Times New Roman" w:cs="Times New Roman"/>
          <w:b/>
          <w:bCs/>
          <w:sz w:val="28"/>
          <w:szCs w:val="28"/>
        </w:rPr>
      </w:pPr>
    </w:p>
    <w:p w14:paraId="3A38CB56" w14:textId="77777777" w:rsidR="009170DC" w:rsidRDefault="009170DC" w:rsidP="00B903D6">
      <w:pPr>
        <w:spacing w:after="0" w:line="240" w:lineRule="auto"/>
        <w:rPr>
          <w:rFonts w:ascii="Times New Roman" w:hAnsi="Times New Roman" w:cs="Times New Roman"/>
          <w:b/>
          <w:bCs/>
          <w:sz w:val="28"/>
          <w:szCs w:val="28"/>
        </w:rPr>
      </w:pPr>
    </w:p>
    <w:p w14:paraId="5D335737" w14:textId="77777777" w:rsidR="009170DC" w:rsidRDefault="009170DC" w:rsidP="00B903D6">
      <w:pPr>
        <w:spacing w:after="0" w:line="240" w:lineRule="auto"/>
        <w:rPr>
          <w:rFonts w:ascii="Times New Roman" w:hAnsi="Times New Roman" w:cs="Times New Roman"/>
          <w:b/>
          <w:bCs/>
          <w:sz w:val="28"/>
          <w:szCs w:val="28"/>
        </w:rPr>
      </w:pPr>
    </w:p>
    <w:p w14:paraId="37473FB4" w14:textId="77777777" w:rsidR="009170DC" w:rsidRDefault="009170DC" w:rsidP="00B903D6">
      <w:pPr>
        <w:spacing w:after="0" w:line="240" w:lineRule="auto"/>
        <w:rPr>
          <w:rFonts w:ascii="Times New Roman" w:hAnsi="Times New Roman" w:cs="Times New Roman"/>
          <w:b/>
          <w:bCs/>
          <w:sz w:val="28"/>
          <w:szCs w:val="28"/>
        </w:rPr>
      </w:pPr>
    </w:p>
    <w:p w14:paraId="617B5C50" w14:textId="77777777" w:rsidR="009170DC" w:rsidRDefault="009170DC" w:rsidP="00B903D6">
      <w:pPr>
        <w:spacing w:after="0" w:line="240" w:lineRule="auto"/>
        <w:rPr>
          <w:rFonts w:ascii="Times New Roman" w:hAnsi="Times New Roman" w:cs="Times New Roman"/>
          <w:b/>
          <w:bCs/>
          <w:sz w:val="28"/>
          <w:szCs w:val="28"/>
        </w:rPr>
      </w:pPr>
    </w:p>
    <w:p w14:paraId="673B817F" w14:textId="77777777" w:rsidR="009170DC" w:rsidRDefault="009170DC" w:rsidP="00B903D6">
      <w:pPr>
        <w:spacing w:after="0" w:line="240" w:lineRule="auto"/>
        <w:rPr>
          <w:rFonts w:ascii="Times New Roman" w:hAnsi="Times New Roman" w:cs="Times New Roman"/>
          <w:b/>
          <w:bCs/>
          <w:sz w:val="28"/>
          <w:szCs w:val="28"/>
        </w:rPr>
      </w:pPr>
    </w:p>
    <w:p w14:paraId="701620F8" w14:textId="77777777" w:rsidR="009170DC" w:rsidRDefault="009170DC" w:rsidP="00B903D6">
      <w:pPr>
        <w:spacing w:after="0" w:line="240" w:lineRule="auto"/>
        <w:rPr>
          <w:rFonts w:ascii="Times New Roman" w:hAnsi="Times New Roman" w:cs="Times New Roman"/>
          <w:b/>
          <w:bCs/>
          <w:sz w:val="28"/>
          <w:szCs w:val="28"/>
        </w:rPr>
      </w:pPr>
    </w:p>
    <w:p w14:paraId="20D54DAD" w14:textId="77777777" w:rsidR="009170DC" w:rsidRDefault="009170DC" w:rsidP="00B903D6">
      <w:pPr>
        <w:spacing w:after="0" w:line="240" w:lineRule="auto"/>
        <w:rPr>
          <w:rFonts w:ascii="Times New Roman" w:hAnsi="Times New Roman" w:cs="Times New Roman"/>
          <w:b/>
          <w:bCs/>
          <w:sz w:val="28"/>
          <w:szCs w:val="28"/>
        </w:rPr>
      </w:pPr>
    </w:p>
    <w:p w14:paraId="11266054" w14:textId="5C297B00" w:rsidR="000E01FD" w:rsidRPr="00F94104" w:rsidRDefault="009170DC" w:rsidP="00B903D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sidR="00F94104" w:rsidRPr="00F94104">
        <w:rPr>
          <w:rFonts w:ascii="Times New Roman" w:hAnsi="Times New Roman" w:cs="Times New Roman"/>
          <w:b/>
          <w:bCs/>
          <w:sz w:val="28"/>
          <w:szCs w:val="28"/>
        </w:rPr>
        <w:t>Table produits</w:t>
      </w:r>
    </w:p>
    <w:tbl>
      <w:tblPr>
        <w:tblStyle w:val="TableGrid"/>
        <w:tblpPr w:leftFromText="180" w:rightFromText="180" w:vertAnchor="text" w:horzAnchor="margin" w:tblpY="289"/>
        <w:tblW w:w="9655" w:type="dxa"/>
        <w:tblLook w:val="04A0" w:firstRow="1" w:lastRow="0" w:firstColumn="1" w:lastColumn="0" w:noHBand="0" w:noVBand="1"/>
      </w:tblPr>
      <w:tblGrid>
        <w:gridCol w:w="2707"/>
        <w:gridCol w:w="2287"/>
        <w:gridCol w:w="2425"/>
        <w:gridCol w:w="2236"/>
      </w:tblGrid>
      <w:tr w:rsidR="000E01FD" w:rsidRPr="00E2065A" w14:paraId="4C48F6AC" w14:textId="77777777" w:rsidTr="007E76EC">
        <w:trPr>
          <w:trHeight w:val="378"/>
        </w:trPr>
        <w:tc>
          <w:tcPr>
            <w:tcW w:w="2707" w:type="dxa"/>
          </w:tcPr>
          <w:p w14:paraId="084A3B61" w14:textId="77777777" w:rsidR="000E01FD" w:rsidRPr="00E2065A" w:rsidRDefault="000E01FD" w:rsidP="00B903D6">
            <w:pPr>
              <w:pStyle w:val="ListParagraph"/>
              <w:ind w:left="0"/>
              <w:rPr>
                <w:rFonts w:ascii="Times New Roman" w:hAnsi="Times New Roman" w:cs="Times New Roman"/>
                <w:b/>
                <w:bCs/>
                <w:sz w:val="28"/>
                <w:szCs w:val="28"/>
              </w:rPr>
            </w:pPr>
            <w:r w:rsidRPr="00E2065A">
              <w:rPr>
                <w:rFonts w:ascii="Times New Roman" w:hAnsi="Times New Roman" w:cs="Times New Roman"/>
                <w:b/>
                <w:bCs/>
                <w:sz w:val="28"/>
                <w:szCs w:val="28"/>
              </w:rPr>
              <w:lastRenderedPageBreak/>
              <w:t>Champ</w:t>
            </w:r>
          </w:p>
        </w:tc>
        <w:tc>
          <w:tcPr>
            <w:tcW w:w="2287" w:type="dxa"/>
          </w:tcPr>
          <w:p w14:paraId="22D4A8F2" w14:textId="77777777" w:rsidR="000E01FD" w:rsidRPr="00E2065A" w:rsidRDefault="000E01FD" w:rsidP="00B903D6">
            <w:pPr>
              <w:pStyle w:val="ListParagraph"/>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2425" w:type="dxa"/>
          </w:tcPr>
          <w:p w14:paraId="536201F0" w14:textId="77777777" w:rsidR="000E01FD" w:rsidRPr="00E2065A" w:rsidRDefault="000E01FD" w:rsidP="00B903D6">
            <w:pPr>
              <w:pStyle w:val="ListParagraph"/>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236" w:type="dxa"/>
          </w:tcPr>
          <w:p w14:paraId="71F12C9A" w14:textId="77777777" w:rsidR="000E01FD" w:rsidRPr="00E2065A" w:rsidRDefault="000E01FD" w:rsidP="00B903D6">
            <w:pPr>
              <w:pStyle w:val="ListParagraph"/>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0E01FD" w:rsidRPr="00E2065A" w14:paraId="237FD6DE" w14:textId="77777777" w:rsidTr="007E76EC">
        <w:trPr>
          <w:trHeight w:val="1117"/>
        </w:trPr>
        <w:tc>
          <w:tcPr>
            <w:tcW w:w="2707" w:type="dxa"/>
          </w:tcPr>
          <w:p w14:paraId="262BFF86"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id_produit</w:t>
            </w:r>
            <w:proofErr w:type="spellEnd"/>
          </w:p>
        </w:tc>
        <w:tc>
          <w:tcPr>
            <w:tcW w:w="2287" w:type="dxa"/>
          </w:tcPr>
          <w:p w14:paraId="00F685C2"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unique du produit</w:t>
            </w:r>
          </w:p>
        </w:tc>
        <w:tc>
          <w:tcPr>
            <w:tcW w:w="2425" w:type="dxa"/>
          </w:tcPr>
          <w:p w14:paraId="0C76214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236" w:type="dxa"/>
          </w:tcPr>
          <w:p w14:paraId="2AE80E78"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 NOT NULL</w:t>
            </w:r>
          </w:p>
        </w:tc>
      </w:tr>
      <w:tr w:rsidR="008355FE" w:rsidRPr="00E2065A" w14:paraId="30EE2812" w14:textId="77777777" w:rsidTr="007E76EC">
        <w:trPr>
          <w:trHeight w:val="1117"/>
        </w:trPr>
        <w:tc>
          <w:tcPr>
            <w:tcW w:w="2707" w:type="dxa"/>
          </w:tcPr>
          <w:p w14:paraId="10E55A49" w14:textId="765E1725" w:rsidR="008355FE" w:rsidRPr="00E2065A" w:rsidRDefault="00A372CB" w:rsidP="004F64C6">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id_categorie</w:t>
            </w:r>
            <w:proofErr w:type="spellEnd"/>
          </w:p>
        </w:tc>
        <w:tc>
          <w:tcPr>
            <w:tcW w:w="2287" w:type="dxa"/>
          </w:tcPr>
          <w:p w14:paraId="49C55865" w14:textId="49EAEE41" w:rsidR="008355FE" w:rsidRPr="00E2065A" w:rsidRDefault="00A372CB"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Lien vers cat</w:t>
            </w:r>
            <w:r w:rsidRPr="00E2065A">
              <w:rPr>
                <w:rFonts w:ascii="Times New Roman" w:hAnsi="Times New Roman" w:cs="Times New Roman"/>
                <w:sz w:val="28"/>
                <w:szCs w:val="28"/>
              </w:rPr>
              <w:t>é</w:t>
            </w:r>
            <w:r>
              <w:rPr>
                <w:rFonts w:ascii="Times New Roman" w:hAnsi="Times New Roman" w:cs="Times New Roman"/>
                <w:sz w:val="28"/>
                <w:szCs w:val="28"/>
              </w:rPr>
              <w:t>gorie</w:t>
            </w:r>
          </w:p>
        </w:tc>
        <w:tc>
          <w:tcPr>
            <w:tcW w:w="2425" w:type="dxa"/>
          </w:tcPr>
          <w:p w14:paraId="32DCE52C" w14:textId="39105135" w:rsidR="008355FE" w:rsidRPr="00E2065A" w:rsidRDefault="00A372CB"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236" w:type="dxa"/>
          </w:tcPr>
          <w:p w14:paraId="5F509197" w14:textId="5D3B8790" w:rsidR="008355FE" w:rsidRPr="00E2065A" w:rsidRDefault="004C2A42" w:rsidP="004F64C6">
            <w:pPr>
              <w:pStyle w:val="ListParagraph"/>
              <w:spacing w:line="276" w:lineRule="auto"/>
              <w:ind w:left="0"/>
              <w:rPr>
                <w:rFonts w:ascii="Times New Roman" w:hAnsi="Times New Roman" w:cs="Times New Roman"/>
                <w:sz w:val="28"/>
                <w:szCs w:val="28"/>
              </w:rPr>
            </w:pPr>
            <w:r w:rsidRPr="004C2A42">
              <w:rPr>
                <w:rFonts w:ascii="Times New Roman" w:hAnsi="Times New Roman" w:cs="Times New Roman"/>
                <w:sz w:val="28"/>
                <w:szCs w:val="28"/>
              </w:rPr>
              <w:t>Référence</w:t>
            </w:r>
          </w:p>
        </w:tc>
      </w:tr>
      <w:tr w:rsidR="000E01FD" w:rsidRPr="00E2065A" w14:paraId="63E34FC8" w14:textId="77777777" w:rsidTr="007E76EC">
        <w:trPr>
          <w:trHeight w:val="378"/>
        </w:trPr>
        <w:tc>
          <w:tcPr>
            <w:tcW w:w="2707" w:type="dxa"/>
            <w:vAlign w:val="center"/>
          </w:tcPr>
          <w:p w14:paraId="7A62C67E"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nom_medicament</w:t>
            </w:r>
            <w:proofErr w:type="spellEnd"/>
          </w:p>
        </w:tc>
        <w:tc>
          <w:tcPr>
            <w:tcW w:w="2287" w:type="dxa"/>
            <w:vAlign w:val="center"/>
          </w:tcPr>
          <w:p w14:paraId="3A65CF0A" w14:textId="29FBD370"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 xml:space="preserve">Désignation </w:t>
            </w:r>
            <w:r w:rsidR="004C2A42">
              <w:rPr>
                <w:rFonts w:ascii="Times New Roman" w:hAnsi="Times New Roman" w:cs="Times New Roman"/>
                <w:sz w:val="28"/>
                <w:szCs w:val="28"/>
              </w:rPr>
              <w:t>du produit</w:t>
            </w:r>
          </w:p>
        </w:tc>
        <w:tc>
          <w:tcPr>
            <w:tcW w:w="2425" w:type="dxa"/>
            <w:vAlign w:val="center"/>
          </w:tcPr>
          <w:p w14:paraId="6EC48D38"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varchar(150)</w:t>
            </w:r>
          </w:p>
        </w:tc>
        <w:tc>
          <w:tcPr>
            <w:tcW w:w="2236" w:type="dxa"/>
            <w:vAlign w:val="center"/>
          </w:tcPr>
          <w:p w14:paraId="056A8E5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803E3F" w:rsidRPr="00E2065A" w14:paraId="50A64294" w14:textId="77777777" w:rsidTr="007E76EC">
        <w:trPr>
          <w:trHeight w:val="378"/>
        </w:trPr>
        <w:tc>
          <w:tcPr>
            <w:tcW w:w="2707" w:type="dxa"/>
            <w:vAlign w:val="center"/>
          </w:tcPr>
          <w:p w14:paraId="7E2D51B4" w14:textId="5E274DD1" w:rsidR="00803E3F" w:rsidRPr="00E2065A" w:rsidRDefault="00803E3F" w:rsidP="004F64C6">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type_produit</w:t>
            </w:r>
            <w:proofErr w:type="spellEnd"/>
          </w:p>
        </w:tc>
        <w:tc>
          <w:tcPr>
            <w:tcW w:w="2287" w:type="dxa"/>
            <w:vAlign w:val="center"/>
          </w:tcPr>
          <w:p w14:paraId="2BA4676B" w14:textId="4FC14E58" w:rsidR="00803E3F" w:rsidRPr="00E2065A" w:rsidRDefault="005C3DAC" w:rsidP="004F64C6">
            <w:pPr>
              <w:pStyle w:val="ListParagraph"/>
              <w:spacing w:line="276" w:lineRule="auto"/>
              <w:ind w:left="0"/>
              <w:rPr>
                <w:rFonts w:ascii="Times New Roman" w:hAnsi="Times New Roman" w:cs="Times New Roman"/>
                <w:sz w:val="28"/>
                <w:szCs w:val="28"/>
              </w:rPr>
            </w:pPr>
            <w:r w:rsidRPr="005C3DAC">
              <w:rPr>
                <w:rFonts w:ascii="Times New Roman" w:hAnsi="Times New Roman" w:cs="Times New Roman"/>
                <w:sz w:val="28"/>
                <w:szCs w:val="28"/>
              </w:rPr>
              <w:t>Destination du produit</w:t>
            </w:r>
          </w:p>
        </w:tc>
        <w:tc>
          <w:tcPr>
            <w:tcW w:w="2425" w:type="dxa"/>
            <w:vAlign w:val="center"/>
          </w:tcPr>
          <w:p w14:paraId="5D20459E" w14:textId="081223A8" w:rsidR="00803E3F" w:rsidRPr="00E2065A" w:rsidRDefault="005C3DAC" w:rsidP="004F64C6">
            <w:pPr>
              <w:pStyle w:val="ListParagraph"/>
              <w:spacing w:line="276" w:lineRule="auto"/>
              <w:ind w:left="0"/>
              <w:rPr>
                <w:rFonts w:ascii="Times New Roman" w:hAnsi="Times New Roman" w:cs="Times New Roman"/>
                <w:sz w:val="28"/>
                <w:szCs w:val="28"/>
              </w:rPr>
            </w:pPr>
            <w:r w:rsidRPr="005C3DAC">
              <w:rPr>
                <w:rFonts w:ascii="Times New Roman" w:hAnsi="Times New Roman" w:cs="Times New Roman"/>
                <w:sz w:val="28"/>
                <w:szCs w:val="28"/>
              </w:rPr>
              <w:t>ENUM</w:t>
            </w:r>
          </w:p>
        </w:tc>
        <w:tc>
          <w:tcPr>
            <w:tcW w:w="2236" w:type="dxa"/>
            <w:vAlign w:val="center"/>
          </w:tcPr>
          <w:p w14:paraId="3A1B9EC2" w14:textId="5ADF58B4" w:rsidR="00803E3F" w:rsidRPr="00E2065A" w:rsidRDefault="005C3DAC" w:rsidP="004F64C6">
            <w:pPr>
              <w:pStyle w:val="ListParagraph"/>
              <w:spacing w:line="276" w:lineRule="auto"/>
              <w:ind w:left="0"/>
              <w:rPr>
                <w:rFonts w:ascii="Times New Roman" w:hAnsi="Times New Roman" w:cs="Times New Roman"/>
                <w:sz w:val="28"/>
                <w:szCs w:val="28"/>
              </w:rPr>
            </w:pPr>
            <w:r w:rsidRPr="005C3DAC">
              <w:rPr>
                <w:rFonts w:ascii="Times New Roman" w:hAnsi="Times New Roman" w:cs="Times New Roman"/>
                <w:sz w:val="28"/>
                <w:szCs w:val="28"/>
              </w:rPr>
              <w:t>'</w:t>
            </w:r>
            <w:proofErr w:type="spellStart"/>
            <w:r w:rsidRPr="005C3DAC">
              <w:rPr>
                <w:rFonts w:ascii="Times New Roman" w:hAnsi="Times New Roman" w:cs="Times New Roman"/>
                <w:sz w:val="28"/>
                <w:szCs w:val="28"/>
              </w:rPr>
              <w:t>Medicament</w:t>
            </w:r>
            <w:proofErr w:type="spellEnd"/>
            <w:r w:rsidRPr="005C3DAC">
              <w:rPr>
                <w:rFonts w:ascii="Times New Roman" w:hAnsi="Times New Roman" w:cs="Times New Roman"/>
                <w:sz w:val="28"/>
                <w:szCs w:val="28"/>
              </w:rPr>
              <w:t>', 'Laboratoire'</w:t>
            </w:r>
          </w:p>
        </w:tc>
      </w:tr>
      <w:tr w:rsidR="000E01FD" w:rsidRPr="00E2065A" w14:paraId="064DA905" w14:textId="77777777" w:rsidTr="007E76EC">
        <w:trPr>
          <w:trHeight w:val="1117"/>
        </w:trPr>
        <w:tc>
          <w:tcPr>
            <w:tcW w:w="2707" w:type="dxa"/>
            <w:vAlign w:val="center"/>
          </w:tcPr>
          <w:p w14:paraId="45D41A6D"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seuil_alerte</w:t>
            </w:r>
            <w:proofErr w:type="spellEnd"/>
          </w:p>
        </w:tc>
        <w:tc>
          <w:tcPr>
            <w:tcW w:w="2287" w:type="dxa"/>
            <w:vAlign w:val="center"/>
          </w:tcPr>
          <w:p w14:paraId="7506A3D5"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Niveau critique calculé (Conso/3)</w:t>
            </w:r>
          </w:p>
        </w:tc>
        <w:tc>
          <w:tcPr>
            <w:tcW w:w="2425" w:type="dxa"/>
            <w:vAlign w:val="center"/>
          </w:tcPr>
          <w:p w14:paraId="1AC81339"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236" w:type="dxa"/>
            <w:vAlign w:val="center"/>
          </w:tcPr>
          <w:p w14:paraId="08963A7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0E01FD" w:rsidRPr="00E2065A" w14:paraId="512305B3" w14:textId="77777777" w:rsidTr="007E76EC">
        <w:trPr>
          <w:trHeight w:val="1125"/>
        </w:trPr>
        <w:tc>
          <w:tcPr>
            <w:tcW w:w="2707" w:type="dxa"/>
            <w:vAlign w:val="center"/>
          </w:tcPr>
          <w:p w14:paraId="6C59EAB9"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stock_total</w:t>
            </w:r>
            <w:proofErr w:type="spellEnd"/>
          </w:p>
        </w:tc>
        <w:tc>
          <w:tcPr>
            <w:tcW w:w="2287" w:type="dxa"/>
            <w:vAlign w:val="center"/>
          </w:tcPr>
          <w:p w14:paraId="508EA71A"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Somme des quantités de tous les lots</w:t>
            </w:r>
          </w:p>
        </w:tc>
        <w:tc>
          <w:tcPr>
            <w:tcW w:w="2425" w:type="dxa"/>
            <w:vAlign w:val="center"/>
          </w:tcPr>
          <w:p w14:paraId="0BAD7FDE"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236" w:type="dxa"/>
            <w:vAlign w:val="center"/>
          </w:tcPr>
          <w:p w14:paraId="1A0F1EF3"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0E01FD" w:rsidRPr="00E2065A" w14:paraId="1A18F640" w14:textId="77777777" w:rsidTr="007E76EC">
        <w:trPr>
          <w:trHeight w:val="748"/>
        </w:trPr>
        <w:tc>
          <w:tcPr>
            <w:tcW w:w="2707" w:type="dxa"/>
            <w:vAlign w:val="center"/>
          </w:tcPr>
          <w:p w14:paraId="479E916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marge_pourcentage</w:t>
            </w:r>
            <w:proofErr w:type="spellEnd"/>
          </w:p>
        </w:tc>
        <w:tc>
          <w:tcPr>
            <w:tcW w:w="2287" w:type="dxa"/>
            <w:vAlign w:val="center"/>
          </w:tcPr>
          <w:p w14:paraId="293DBD91"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Profit(%)</w:t>
            </w:r>
          </w:p>
        </w:tc>
        <w:tc>
          <w:tcPr>
            <w:tcW w:w="2425" w:type="dxa"/>
            <w:vAlign w:val="center"/>
          </w:tcPr>
          <w:p w14:paraId="409E3BA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DECIMAL(5,2)</w:t>
            </w:r>
          </w:p>
        </w:tc>
        <w:tc>
          <w:tcPr>
            <w:tcW w:w="2236" w:type="dxa"/>
            <w:vAlign w:val="center"/>
          </w:tcPr>
          <w:p w14:paraId="1162E5D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DEFAULT 20.00</w:t>
            </w:r>
          </w:p>
        </w:tc>
      </w:tr>
      <w:tr w:rsidR="000E01FD" w:rsidRPr="00E2065A" w14:paraId="0D5F1229" w14:textId="77777777" w:rsidTr="007E76EC">
        <w:trPr>
          <w:trHeight w:val="748"/>
        </w:trPr>
        <w:tc>
          <w:tcPr>
            <w:tcW w:w="2707" w:type="dxa"/>
            <w:vAlign w:val="center"/>
          </w:tcPr>
          <w:p w14:paraId="4AABBA1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prix_unitaire</w:t>
            </w:r>
            <w:proofErr w:type="spellEnd"/>
          </w:p>
        </w:tc>
        <w:tc>
          <w:tcPr>
            <w:tcW w:w="2287" w:type="dxa"/>
            <w:vAlign w:val="center"/>
          </w:tcPr>
          <w:p w14:paraId="390F9B3D"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Prix de base (création)</w:t>
            </w:r>
          </w:p>
        </w:tc>
        <w:tc>
          <w:tcPr>
            <w:tcW w:w="2425" w:type="dxa"/>
            <w:vAlign w:val="center"/>
          </w:tcPr>
          <w:p w14:paraId="26C34F8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DECIMAL(10,2)</w:t>
            </w:r>
          </w:p>
        </w:tc>
        <w:tc>
          <w:tcPr>
            <w:tcW w:w="2236" w:type="dxa"/>
            <w:vAlign w:val="center"/>
          </w:tcPr>
          <w:p w14:paraId="2DCF864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bl>
    <w:p w14:paraId="5B1DC63E" w14:textId="77777777" w:rsidR="000E01FD" w:rsidRPr="00E2065A" w:rsidRDefault="000E01FD" w:rsidP="000E01FD">
      <w:pPr>
        <w:ind w:firstLine="720"/>
        <w:rPr>
          <w:rFonts w:ascii="Times New Roman" w:hAnsi="Times New Roman" w:cs="Times New Roman"/>
          <w:sz w:val="28"/>
          <w:szCs w:val="28"/>
        </w:rPr>
      </w:pPr>
    </w:p>
    <w:p w14:paraId="204B20D3" w14:textId="77777777" w:rsidR="000E01FD" w:rsidRPr="00765882" w:rsidRDefault="000E01FD" w:rsidP="00765882">
      <w:pPr>
        <w:rPr>
          <w:rFonts w:ascii="Times New Roman" w:hAnsi="Times New Roman" w:cs="Times New Roman"/>
          <w:b/>
          <w:bCs/>
          <w:sz w:val="28"/>
          <w:szCs w:val="28"/>
        </w:rPr>
      </w:pPr>
      <w:r w:rsidRPr="00765882">
        <w:rPr>
          <w:rFonts w:ascii="Times New Roman" w:hAnsi="Times New Roman" w:cs="Times New Roman"/>
          <w:b/>
          <w:bCs/>
          <w:sz w:val="28"/>
          <w:szCs w:val="28"/>
        </w:rPr>
        <w:t>Table fournisseurs</w:t>
      </w:r>
    </w:p>
    <w:tbl>
      <w:tblPr>
        <w:tblStyle w:val="TableGrid"/>
        <w:tblW w:w="9670" w:type="dxa"/>
        <w:tblInd w:w="-5" w:type="dxa"/>
        <w:tblLook w:val="04A0" w:firstRow="1" w:lastRow="0" w:firstColumn="1" w:lastColumn="0" w:noHBand="0" w:noVBand="1"/>
      </w:tblPr>
      <w:tblGrid>
        <w:gridCol w:w="2491"/>
        <w:gridCol w:w="2433"/>
        <w:gridCol w:w="2289"/>
        <w:gridCol w:w="2457"/>
      </w:tblGrid>
      <w:tr w:rsidR="000E01FD" w:rsidRPr="00E2065A" w14:paraId="6E3385D3" w14:textId="77777777" w:rsidTr="007E76EC">
        <w:trPr>
          <w:trHeight w:val="371"/>
        </w:trPr>
        <w:tc>
          <w:tcPr>
            <w:tcW w:w="2491" w:type="dxa"/>
          </w:tcPr>
          <w:p w14:paraId="7D37127E"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Champ</w:t>
            </w:r>
          </w:p>
        </w:tc>
        <w:tc>
          <w:tcPr>
            <w:tcW w:w="2433" w:type="dxa"/>
          </w:tcPr>
          <w:p w14:paraId="44CD75CB"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2289" w:type="dxa"/>
          </w:tcPr>
          <w:p w14:paraId="192CB6B4"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457" w:type="dxa"/>
          </w:tcPr>
          <w:p w14:paraId="6369D594"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0E01FD" w:rsidRPr="00E2065A" w14:paraId="63E98E03" w14:textId="77777777" w:rsidTr="007E76EC">
        <w:trPr>
          <w:trHeight w:val="1095"/>
        </w:trPr>
        <w:tc>
          <w:tcPr>
            <w:tcW w:w="2491" w:type="dxa"/>
            <w:vAlign w:val="center"/>
          </w:tcPr>
          <w:p w14:paraId="49A1E18B"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id_fournisseur</w:t>
            </w:r>
            <w:proofErr w:type="spellEnd"/>
          </w:p>
        </w:tc>
        <w:tc>
          <w:tcPr>
            <w:tcW w:w="2433" w:type="dxa"/>
            <w:vAlign w:val="center"/>
          </w:tcPr>
          <w:p w14:paraId="62566EE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unique du fournisseur</w:t>
            </w:r>
          </w:p>
        </w:tc>
        <w:tc>
          <w:tcPr>
            <w:tcW w:w="2289" w:type="dxa"/>
            <w:vAlign w:val="center"/>
          </w:tcPr>
          <w:p w14:paraId="28EA8DB5"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457" w:type="dxa"/>
            <w:vAlign w:val="center"/>
          </w:tcPr>
          <w:p w14:paraId="494B2C26"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 NOT NULL</w:t>
            </w:r>
          </w:p>
        </w:tc>
      </w:tr>
      <w:tr w:rsidR="000E01FD" w:rsidRPr="00E2065A" w14:paraId="7D45EBCD" w14:textId="77777777" w:rsidTr="007E76EC">
        <w:trPr>
          <w:trHeight w:val="741"/>
        </w:trPr>
        <w:tc>
          <w:tcPr>
            <w:tcW w:w="2491" w:type="dxa"/>
            <w:vAlign w:val="center"/>
          </w:tcPr>
          <w:p w14:paraId="11F9EBA0"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nom_societe</w:t>
            </w:r>
            <w:proofErr w:type="spellEnd"/>
          </w:p>
        </w:tc>
        <w:tc>
          <w:tcPr>
            <w:tcW w:w="2433" w:type="dxa"/>
            <w:vAlign w:val="center"/>
          </w:tcPr>
          <w:p w14:paraId="3BD10722"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Nom de la structure</w:t>
            </w:r>
          </w:p>
        </w:tc>
        <w:tc>
          <w:tcPr>
            <w:tcW w:w="2289" w:type="dxa"/>
            <w:vAlign w:val="center"/>
          </w:tcPr>
          <w:p w14:paraId="5D0B6B0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varchar(150)</w:t>
            </w:r>
          </w:p>
        </w:tc>
        <w:tc>
          <w:tcPr>
            <w:tcW w:w="2457" w:type="dxa"/>
            <w:vAlign w:val="center"/>
          </w:tcPr>
          <w:p w14:paraId="1A16F1C6"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UNIQUE, NOT NULL</w:t>
            </w:r>
          </w:p>
        </w:tc>
      </w:tr>
      <w:tr w:rsidR="000E01FD" w:rsidRPr="00E2065A" w14:paraId="79112454" w14:textId="77777777" w:rsidTr="007E76EC">
        <w:trPr>
          <w:trHeight w:val="733"/>
        </w:trPr>
        <w:tc>
          <w:tcPr>
            <w:tcW w:w="2491" w:type="dxa"/>
            <w:vAlign w:val="center"/>
          </w:tcPr>
          <w:p w14:paraId="7E74247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contact_nom</w:t>
            </w:r>
            <w:proofErr w:type="spellEnd"/>
          </w:p>
        </w:tc>
        <w:tc>
          <w:tcPr>
            <w:tcW w:w="2433" w:type="dxa"/>
            <w:vAlign w:val="center"/>
          </w:tcPr>
          <w:p w14:paraId="48A8A38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Nom du correspondant</w:t>
            </w:r>
          </w:p>
        </w:tc>
        <w:tc>
          <w:tcPr>
            <w:tcW w:w="2289" w:type="dxa"/>
            <w:vAlign w:val="center"/>
          </w:tcPr>
          <w:p w14:paraId="089757D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varchar(100)</w:t>
            </w:r>
          </w:p>
        </w:tc>
        <w:tc>
          <w:tcPr>
            <w:tcW w:w="2457" w:type="dxa"/>
            <w:vAlign w:val="center"/>
          </w:tcPr>
          <w:p w14:paraId="3111204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0E01FD" w:rsidRPr="00E2065A" w14:paraId="15A6AA0A" w14:textId="77777777" w:rsidTr="007E76EC">
        <w:trPr>
          <w:trHeight w:val="733"/>
        </w:trPr>
        <w:tc>
          <w:tcPr>
            <w:tcW w:w="2491" w:type="dxa"/>
            <w:vAlign w:val="center"/>
          </w:tcPr>
          <w:p w14:paraId="21AB9C1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lastRenderedPageBreak/>
              <w:t>telephone</w:t>
            </w:r>
            <w:proofErr w:type="spellEnd"/>
          </w:p>
        </w:tc>
        <w:tc>
          <w:tcPr>
            <w:tcW w:w="2433" w:type="dxa"/>
            <w:vAlign w:val="center"/>
          </w:tcPr>
          <w:p w14:paraId="4F909FB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Numéro de téléphone</w:t>
            </w:r>
          </w:p>
        </w:tc>
        <w:tc>
          <w:tcPr>
            <w:tcW w:w="2289" w:type="dxa"/>
            <w:vAlign w:val="center"/>
          </w:tcPr>
          <w:p w14:paraId="7A4CC6A9"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varchar(20)</w:t>
            </w:r>
          </w:p>
        </w:tc>
        <w:tc>
          <w:tcPr>
            <w:tcW w:w="2457" w:type="dxa"/>
            <w:vAlign w:val="center"/>
          </w:tcPr>
          <w:p w14:paraId="6E6E39A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0E01FD" w:rsidRPr="00E2065A" w14:paraId="62D329F5" w14:textId="77777777" w:rsidTr="007E76EC">
        <w:trPr>
          <w:trHeight w:val="733"/>
        </w:trPr>
        <w:tc>
          <w:tcPr>
            <w:tcW w:w="2491" w:type="dxa"/>
            <w:vAlign w:val="center"/>
          </w:tcPr>
          <w:p w14:paraId="35D60A8A"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email</w:t>
            </w:r>
          </w:p>
        </w:tc>
        <w:tc>
          <w:tcPr>
            <w:tcW w:w="2433" w:type="dxa"/>
            <w:vAlign w:val="center"/>
          </w:tcPr>
          <w:p w14:paraId="6F5F1FDB"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Adresse électronique</w:t>
            </w:r>
          </w:p>
        </w:tc>
        <w:tc>
          <w:tcPr>
            <w:tcW w:w="2289" w:type="dxa"/>
            <w:vAlign w:val="center"/>
          </w:tcPr>
          <w:p w14:paraId="2F55F89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varchar(100)</w:t>
            </w:r>
          </w:p>
        </w:tc>
        <w:tc>
          <w:tcPr>
            <w:tcW w:w="2457" w:type="dxa"/>
            <w:vAlign w:val="center"/>
          </w:tcPr>
          <w:p w14:paraId="102E7F3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bl>
    <w:p w14:paraId="59FD990F" w14:textId="77777777" w:rsidR="000E01FD" w:rsidRPr="00E2065A" w:rsidRDefault="000E01FD" w:rsidP="000E01FD">
      <w:pPr>
        <w:ind w:firstLine="720"/>
        <w:rPr>
          <w:rFonts w:ascii="Times New Roman" w:hAnsi="Times New Roman" w:cs="Times New Roman"/>
          <w:sz w:val="28"/>
          <w:szCs w:val="28"/>
        </w:rPr>
      </w:pPr>
    </w:p>
    <w:p w14:paraId="70E5B45B" w14:textId="77777777" w:rsidR="000E01FD" w:rsidRPr="00765882" w:rsidRDefault="000E01FD" w:rsidP="00765882">
      <w:pPr>
        <w:rPr>
          <w:rFonts w:ascii="Times New Roman" w:hAnsi="Times New Roman" w:cs="Times New Roman"/>
          <w:b/>
          <w:bCs/>
          <w:sz w:val="28"/>
          <w:szCs w:val="28"/>
        </w:rPr>
      </w:pPr>
      <w:r w:rsidRPr="00765882">
        <w:rPr>
          <w:rFonts w:ascii="Times New Roman" w:hAnsi="Times New Roman" w:cs="Times New Roman"/>
          <w:b/>
          <w:bCs/>
          <w:sz w:val="28"/>
          <w:szCs w:val="28"/>
        </w:rPr>
        <w:t xml:space="preserve">Table </w:t>
      </w:r>
      <w:proofErr w:type="spellStart"/>
      <w:r w:rsidRPr="00765882">
        <w:rPr>
          <w:rFonts w:ascii="Times New Roman" w:hAnsi="Times New Roman" w:cs="Times New Roman"/>
          <w:b/>
          <w:bCs/>
          <w:sz w:val="28"/>
          <w:szCs w:val="28"/>
        </w:rPr>
        <w:t>points_vente</w:t>
      </w:r>
      <w:proofErr w:type="spellEnd"/>
    </w:p>
    <w:tbl>
      <w:tblPr>
        <w:tblStyle w:val="TableGrid"/>
        <w:tblW w:w="9682" w:type="dxa"/>
        <w:tblInd w:w="-5" w:type="dxa"/>
        <w:tblLook w:val="04A0" w:firstRow="1" w:lastRow="0" w:firstColumn="1" w:lastColumn="0" w:noHBand="0" w:noVBand="1"/>
      </w:tblPr>
      <w:tblGrid>
        <w:gridCol w:w="2494"/>
        <w:gridCol w:w="2436"/>
        <w:gridCol w:w="2292"/>
        <w:gridCol w:w="2460"/>
      </w:tblGrid>
      <w:tr w:rsidR="000E01FD" w:rsidRPr="00E2065A" w14:paraId="39F5E2E1" w14:textId="77777777" w:rsidTr="007E76EC">
        <w:trPr>
          <w:trHeight w:val="387"/>
        </w:trPr>
        <w:tc>
          <w:tcPr>
            <w:tcW w:w="2494" w:type="dxa"/>
          </w:tcPr>
          <w:p w14:paraId="3744F415"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Champ</w:t>
            </w:r>
          </w:p>
        </w:tc>
        <w:tc>
          <w:tcPr>
            <w:tcW w:w="2436" w:type="dxa"/>
          </w:tcPr>
          <w:p w14:paraId="6B548831"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2292" w:type="dxa"/>
          </w:tcPr>
          <w:p w14:paraId="24F9B358"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460" w:type="dxa"/>
          </w:tcPr>
          <w:p w14:paraId="1A61EE0B"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0E01FD" w:rsidRPr="00E2065A" w14:paraId="06FD94CC" w14:textId="77777777" w:rsidTr="007E76EC">
        <w:trPr>
          <w:trHeight w:val="1146"/>
        </w:trPr>
        <w:tc>
          <w:tcPr>
            <w:tcW w:w="2494" w:type="dxa"/>
            <w:vAlign w:val="center"/>
          </w:tcPr>
          <w:p w14:paraId="290DA523"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id_point_vente</w:t>
            </w:r>
            <w:proofErr w:type="spellEnd"/>
          </w:p>
        </w:tc>
        <w:tc>
          <w:tcPr>
            <w:tcW w:w="2436" w:type="dxa"/>
            <w:vAlign w:val="center"/>
          </w:tcPr>
          <w:p w14:paraId="0B84E990"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du lieu</w:t>
            </w:r>
          </w:p>
        </w:tc>
        <w:tc>
          <w:tcPr>
            <w:tcW w:w="2292" w:type="dxa"/>
            <w:vAlign w:val="center"/>
          </w:tcPr>
          <w:p w14:paraId="0500F57C"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460" w:type="dxa"/>
            <w:vAlign w:val="center"/>
          </w:tcPr>
          <w:p w14:paraId="10D6440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 NOT NULL</w:t>
            </w:r>
          </w:p>
        </w:tc>
      </w:tr>
      <w:tr w:rsidR="000E01FD" w:rsidRPr="00E2065A" w14:paraId="4E304B0E" w14:textId="77777777" w:rsidTr="007E76EC">
        <w:trPr>
          <w:trHeight w:val="775"/>
        </w:trPr>
        <w:tc>
          <w:tcPr>
            <w:tcW w:w="2494" w:type="dxa"/>
            <w:vAlign w:val="center"/>
          </w:tcPr>
          <w:p w14:paraId="49420311"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nom_point_vente</w:t>
            </w:r>
            <w:proofErr w:type="spellEnd"/>
          </w:p>
        </w:tc>
        <w:tc>
          <w:tcPr>
            <w:tcW w:w="2436" w:type="dxa"/>
            <w:vAlign w:val="center"/>
          </w:tcPr>
          <w:p w14:paraId="047C7C6B"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Nom du service</w:t>
            </w:r>
          </w:p>
        </w:tc>
        <w:tc>
          <w:tcPr>
            <w:tcW w:w="2292" w:type="dxa"/>
            <w:vAlign w:val="center"/>
          </w:tcPr>
          <w:p w14:paraId="36BDD529"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varchar(100)</w:t>
            </w:r>
          </w:p>
        </w:tc>
        <w:tc>
          <w:tcPr>
            <w:tcW w:w="2460" w:type="dxa"/>
            <w:vAlign w:val="center"/>
          </w:tcPr>
          <w:p w14:paraId="2BA759E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UNIQUE, NOT NULL</w:t>
            </w:r>
          </w:p>
        </w:tc>
      </w:tr>
    </w:tbl>
    <w:p w14:paraId="73B4F8CF" w14:textId="77777777" w:rsidR="00507FAC" w:rsidRDefault="00507FAC" w:rsidP="000E01FD">
      <w:pPr>
        <w:ind w:firstLine="720"/>
        <w:rPr>
          <w:rFonts w:ascii="Times New Roman" w:hAnsi="Times New Roman" w:cs="Times New Roman"/>
          <w:sz w:val="28"/>
          <w:szCs w:val="28"/>
        </w:rPr>
      </w:pPr>
    </w:p>
    <w:p w14:paraId="794D958E" w14:textId="74B4595D" w:rsidR="000E01FD" w:rsidRPr="007E76EC" w:rsidRDefault="000E01FD" w:rsidP="007E76EC">
      <w:pPr>
        <w:rPr>
          <w:rFonts w:ascii="Times New Roman" w:hAnsi="Times New Roman" w:cs="Times New Roman"/>
          <w:b/>
          <w:bCs/>
          <w:sz w:val="28"/>
          <w:szCs w:val="28"/>
        </w:rPr>
      </w:pPr>
      <w:r w:rsidRPr="007E76EC">
        <w:rPr>
          <w:rFonts w:ascii="Times New Roman" w:hAnsi="Times New Roman" w:cs="Times New Roman"/>
          <w:b/>
          <w:bCs/>
          <w:sz w:val="28"/>
          <w:szCs w:val="28"/>
        </w:rPr>
        <w:t xml:space="preserve">Table </w:t>
      </w:r>
      <w:proofErr w:type="spellStart"/>
      <w:r w:rsidRPr="007E76EC">
        <w:rPr>
          <w:rFonts w:ascii="Times New Roman" w:hAnsi="Times New Roman" w:cs="Times New Roman"/>
          <w:b/>
          <w:bCs/>
          <w:sz w:val="28"/>
          <w:szCs w:val="28"/>
        </w:rPr>
        <w:t>stock_lots</w:t>
      </w:r>
      <w:proofErr w:type="spellEnd"/>
    </w:p>
    <w:tbl>
      <w:tblPr>
        <w:tblStyle w:val="TableGrid"/>
        <w:tblW w:w="9626" w:type="dxa"/>
        <w:tblInd w:w="-5" w:type="dxa"/>
        <w:tblLayout w:type="fixed"/>
        <w:tblLook w:val="04A0" w:firstRow="1" w:lastRow="0" w:firstColumn="1" w:lastColumn="0" w:noHBand="0" w:noVBand="1"/>
      </w:tblPr>
      <w:tblGrid>
        <w:gridCol w:w="2695"/>
        <w:gridCol w:w="2291"/>
        <w:gridCol w:w="1795"/>
        <w:gridCol w:w="2845"/>
      </w:tblGrid>
      <w:tr w:rsidR="000E01FD" w:rsidRPr="00E2065A" w14:paraId="7BEDBE58" w14:textId="77777777" w:rsidTr="007E76EC">
        <w:trPr>
          <w:trHeight w:val="364"/>
        </w:trPr>
        <w:tc>
          <w:tcPr>
            <w:tcW w:w="2695" w:type="dxa"/>
          </w:tcPr>
          <w:p w14:paraId="306F5BE7"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Champ</w:t>
            </w:r>
          </w:p>
        </w:tc>
        <w:tc>
          <w:tcPr>
            <w:tcW w:w="2291" w:type="dxa"/>
          </w:tcPr>
          <w:p w14:paraId="3B257560"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Libellé</w:t>
            </w:r>
          </w:p>
        </w:tc>
        <w:tc>
          <w:tcPr>
            <w:tcW w:w="1795" w:type="dxa"/>
          </w:tcPr>
          <w:p w14:paraId="2714B027"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Type</w:t>
            </w:r>
          </w:p>
        </w:tc>
        <w:tc>
          <w:tcPr>
            <w:tcW w:w="2845" w:type="dxa"/>
          </w:tcPr>
          <w:p w14:paraId="5FB69E8F" w14:textId="77777777" w:rsidR="000E01FD" w:rsidRPr="00E2065A" w:rsidRDefault="000E01FD" w:rsidP="004F64C6">
            <w:pPr>
              <w:pStyle w:val="ListParagraph"/>
              <w:spacing w:line="276" w:lineRule="auto"/>
              <w:ind w:left="0"/>
              <w:rPr>
                <w:rFonts w:ascii="Times New Roman" w:hAnsi="Times New Roman" w:cs="Times New Roman"/>
                <w:b/>
                <w:bCs/>
                <w:sz w:val="28"/>
                <w:szCs w:val="28"/>
              </w:rPr>
            </w:pPr>
            <w:r w:rsidRPr="00E2065A">
              <w:rPr>
                <w:rFonts w:ascii="Times New Roman" w:hAnsi="Times New Roman" w:cs="Times New Roman"/>
                <w:b/>
                <w:bCs/>
                <w:sz w:val="28"/>
                <w:szCs w:val="28"/>
              </w:rPr>
              <w:t>Contraintes</w:t>
            </w:r>
          </w:p>
        </w:tc>
      </w:tr>
      <w:tr w:rsidR="000E01FD" w:rsidRPr="00E2065A" w14:paraId="10EC035C" w14:textId="77777777" w:rsidTr="007E76EC">
        <w:trPr>
          <w:trHeight w:val="741"/>
        </w:trPr>
        <w:tc>
          <w:tcPr>
            <w:tcW w:w="2695" w:type="dxa"/>
            <w:vAlign w:val="center"/>
          </w:tcPr>
          <w:p w14:paraId="6AAC3379"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id_lot</w:t>
            </w:r>
            <w:proofErr w:type="spellEnd"/>
          </w:p>
        </w:tc>
        <w:tc>
          <w:tcPr>
            <w:tcW w:w="2291" w:type="dxa"/>
            <w:vAlign w:val="center"/>
          </w:tcPr>
          <w:p w14:paraId="6B3F8C62"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Identifiant unique du lot</w:t>
            </w:r>
          </w:p>
        </w:tc>
        <w:tc>
          <w:tcPr>
            <w:tcW w:w="1795" w:type="dxa"/>
            <w:vAlign w:val="center"/>
          </w:tcPr>
          <w:p w14:paraId="7FF98D39"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23ABCD3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Primaire (PK), AI, NOT NULL</w:t>
            </w:r>
          </w:p>
        </w:tc>
      </w:tr>
      <w:tr w:rsidR="000E01FD" w:rsidRPr="00E2065A" w14:paraId="1146D010" w14:textId="77777777" w:rsidTr="007E76EC">
        <w:trPr>
          <w:trHeight w:val="1485"/>
        </w:trPr>
        <w:tc>
          <w:tcPr>
            <w:tcW w:w="2695" w:type="dxa"/>
            <w:vAlign w:val="center"/>
          </w:tcPr>
          <w:p w14:paraId="49498E21"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id_produit</w:t>
            </w:r>
            <w:proofErr w:type="spellEnd"/>
          </w:p>
        </w:tc>
        <w:tc>
          <w:tcPr>
            <w:tcW w:w="2291" w:type="dxa"/>
            <w:vAlign w:val="center"/>
          </w:tcPr>
          <w:p w14:paraId="25DE5A30"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Référence du médicament</w:t>
            </w:r>
          </w:p>
        </w:tc>
        <w:tc>
          <w:tcPr>
            <w:tcW w:w="1795" w:type="dxa"/>
            <w:vAlign w:val="center"/>
          </w:tcPr>
          <w:p w14:paraId="5E36A0E1"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70C6AF7A"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Étrangère (FK), NULL, ON DELETE CASCADE</w:t>
            </w:r>
          </w:p>
        </w:tc>
      </w:tr>
      <w:tr w:rsidR="000E01FD" w:rsidRPr="00E2065A" w14:paraId="68634A1C" w14:textId="77777777" w:rsidTr="007E76EC">
        <w:trPr>
          <w:trHeight w:val="730"/>
        </w:trPr>
        <w:tc>
          <w:tcPr>
            <w:tcW w:w="2695" w:type="dxa"/>
            <w:vAlign w:val="center"/>
          </w:tcPr>
          <w:p w14:paraId="64A8A949"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id_fournisseur</w:t>
            </w:r>
            <w:proofErr w:type="spellEnd"/>
          </w:p>
        </w:tc>
        <w:tc>
          <w:tcPr>
            <w:tcW w:w="2291" w:type="dxa"/>
            <w:vAlign w:val="center"/>
          </w:tcPr>
          <w:p w14:paraId="35734D8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Référence du fournisseur</w:t>
            </w:r>
          </w:p>
        </w:tc>
        <w:tc>
          <w:tcPr>
            <w:tcW w:w="1795" w:type="dxa"/>
            <w:vAlign w:val="center"/>
          </w:tcPr>
          <w:p w14:paraId="237319FA"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11B85A0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Étrangère (FK)</w:t>
            </w:r>
          </w:p>
        </w:tc>
      </w:tr>
      <w:tr w:rsidR="000E01FD" w:rsidRPr="00E2065A" w14:paraId="30AAEDCF" w14:textId="77777777" w:rsidTr="007E76EC">
        <w:trPr>
          <w:trHeight w:val="741"/>
        </w:trPr>
        <w:tc>
          <w:tcPr>
            <w:tcW w:w="2695" w:type="dxa"/>
            <w:vAlign w:val="center"/>
          </w:tcPr>
          <w:p w14:paraId="441F0683"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num_lot</w:t>
            </w:r>
            <w:proofErr w:type="spellEnd"/>
          </w:p>
        </w:tc>
        <w:tc>
          <w:tcPr>
            <w:tcW w:w="2291" w:type="dxa"/>
            <w:vAlign w:val="center"/>
          </w:tcPr>
          <w:p w14:paraId="7549B078"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Numéro de lot fabricant</w:t>
            </w:r>
          </w:p>
        </w:tc>
        <w:tc>
          <w:tcPr>
            <w:tcW w:w="1795" w:type="dxa"/>
            <w:vAlign w:val="center"/>
          </w:tcPr>
          <w:p w14:paraId="2703E67A"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varchar(50)</w:t>
            </w:r>
          </w:p>
        </w:tc>
        <w:tc>
          <w:tcPr>
            <w:tcW w:w="2845" w:type="dxa"/>
            <w:vAlign w:val="center"/>
          </w:tcPr>
          <w:p w14:paraId="5BADABF6"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1E7C4D" w:rsidRPr="00E2065A" w14:paraId="7302AA40" w14:textId="77777777" w:rsidTr="007E76EC">
        <w:trPr>
          <w:trHeight w:val="741"/>
        </w:trPr>
        <w:tc>
          <w:tcPr>
            <w:tcW w:w="2695" w:type="dxa"/>
            <w:vAlign w:val="center"/>
          </w:tcPr>
          <w:p w14:paraId="53568AD2" w14:textId="13D6DAB0" w:rsidR="001E7C4D" w:rsidRPr="001E7C4D" w:rsidRDefault="00A63D3D" w:rsidP="004F64C6">
            <w:pPr>
              <w:pStyle w:val="ListParagraph"/>
              <w:spacing w:line="276" w:lineRule="auto"/>
              <w:ind w:left="0"/>
              <w:rPr>
                <w:rFonts w:ascii="Times New Roman" w:hAnsi="Times New Roman" w:cs="Times New Roman"/>
                <w:sz w:val="28"/>
                <w:szCs w:val="28"/>
                <w:lang w:val="en-US"/>
              </w:rPr>
            </w:pPr>
            <w:r>
              <w:rPr>
                <w:rFonts w:ascii="Times New Roman" w:hAnsi="Times New Roman" w:cs="Times New Roman"/>
                <w:sz w:val="28"/>
                <w:szCs w:val="28"/>
              </w:rPr>
              <w:t>s</w:t>
            </w:r>
            <w:r w:rsidR="001E7C4D">
              <w:rPr>
                <w:rFonts w:ascii="Times New Roman" w:hAnsi="Times New Roman" w:cs="Times New Roman"/>
                <w:sz w:val="28"/>
                <w:szCs w:val="28"/>
              </w:rPr>
              <w:t>ource</w:t>
            </w:r>
            <w:r w:rsidR="001E7C4D">
              <w:rPr>
                <w:rFonts w:ascii="Times New Roman" w:hAnsi="Times New Roman" w:cs="Times New Roman"/>
                <w:sz w:val="28"/>
                <w:szCs w:val="28"/>
                <w:lang w:val="en-US"/>
              </w:rPr>
              <w:t>_</w:t>
            </w:r>
            <w:r>
              <w:rPr>
                <w:rFonts w:ascii="Times New Roman" w:hAnsi="Times New Roman" w:cs="Times New Roman"/>
                <w:sz w:val="28"/>
                <w:szCs w:val="28"/>
                <w:lang w:val="en-US"/>
              </w:rPr>
              <w:t>provenance</w:t>
            </w:r>
          </w:p>
        </w:tc>
        <w:tc>
          <w:tcPr>
            <w:tcW w:w="2291" w:type="dxa"/>
            <w:vAlign w:val="center"/>
          </w:tcPr>
          <w:p w14:paraId="3A186EF5" w14:textId="62CC7356" w:rsidR="001E7C4D" w:rsidRPr="00A63D3D" w:rsidRDefault="00A63D3D" w:rsidP="004F64C6">
            <w:pPr>
              <w:pStyle w:val="ListParagraph"/>
              <w:spacing w:line="276" w:lineRule="auto"/>
              <w:ind w:left="0"/>
              <w:rPr>
                <w:rFonts w:ascii="Times New Roman" w:hAnsi="Times New Roman" w:cs="Times New Roman"/>
                <w:sz w:val="28"/>
                <w:szCs w:val="28"/>
                <w:lang w:val="en-US"/>
              </w:rPr>
            </w:pPr>
            <w:r>
              <w:rPr>
                <w:rFonts w:ascii="Times New Roman" w:hAnsi="Times New Roman" w:cs="Times New Roman"/>
                <w:sz w:val="28"/>
                <w:szCs w:val="28"/>
              </w:rPr>
              <w:t>Type d’entré</w:t>
            </w:r>
            <w:r>
              <w:rPr>
                <w:rFonts w:ascii="Times New Roman" w:hAnsi="Times New Roman" w:cs="Times New Roman"/>
                <w:sz w:val="28"/>
                <w:szCs w:val="28"/>
                <w:lang w:val="en-US"/>
              </w:rPr>
              <w:t>e</w:t>
            </w:r>
          </w:p>
        </w:tc>
        <w:tc>
          <w:tcPr>
            <w:tcW w:w="1795" w:type="dxa"/>
            <w:vAlign w:val="center"/>
          </w:tcPr>
          <w:p w14:paraId="56659095" w14:textId="011D97DC" w:rsidR="001E7C4D" w:rsidRPr="00E2065A" w:rsidRDefault="00E84355" w:rsidP="004F64C6">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ENUM</w:t>
            </w:r>
          </w:p>
        </w:tc>
        <w:tc>
          <w:tcPr>
            <w:tcW w:w="2845" w:type="dxa"/>
            <w:vAlign w:val="center"/>
          </w:tcPr>
          <w:p w14:paraId="11688D55" w14:textId="17D8C7CD" w:rsidR="001E7C4D" w:rsidRPr="00E2065A" w:rsidRDefault="00E84355" w:rsidP="004F64C6">
            <w:pPr>
              <w:pStyle w:val="ListParagraph"/>
              <w:spacing w:line="276" w:lineRule="auto"/>
              <w:ind w:left="0"/>
              <w:rPr>
                <w:rFonts w:ascii="Times New Roman" w:hAnsi="Times New Roman" w:cs="Times New Roman"/>
                <w:sz w:val="28"/>
                <w:szCs w:val="28"/>
              </w:rPr>
            </w:pPr>
            <w:r w:rsidRPr="00E84355">
              <w:rPr>
                <w:rFonts w:ascii="Times New Roman" w:hAnsi="Times New Roman" w:cs="Times New Roman"/>
                <w:sz w:val="28"/>
                <w:szCs w:val="28"/>
              </w:rPr>
              <w:t>'Achat', 'Don'</w:t>
            </w:r>
          </w:p>
        </w:tc>
      </w:tr>
      <w:tr w:rsidR="000E01FD" w:rsidRPr="00E2065A" w14:paraId="03AD839B" w14:textId="77777777" w:rsidTr="007E76EC">
        <w:trPr>
          <w:trHeight w:val="741"/>
        </w:trPr>
        <w:tc>
          <w:tcPr>
            <w:tcW w:w="2695" w:type="dxa"/>
            <w:vAlign w:val="center"/>
          </w:tcPr>
          <w:p w14:paraId="2871F831"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quantite_initiale</w:t>
            </w:r>
            <w:proofErr w:type="spellEnd"/>
          </w:p>
        </w:tc>
        <w:tc>
          <w:tcPr>
            <w:tcW w:w="2291" w:type="dxa"/>
            <w:vAlign w:val="center"/>
          </w:tcPr>
          <w:p w14:paraId="374B290C"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Quantité reçue à la livraison</w:t>
            </w:r>
          </w:p>
        </w:tc>
        <w:tc>
          <w:tcPr>
            <w:tcW w:w="1795" w:type="dxa"/>
            <w:vAlign w:val="center"/>
          </w:tcPr>
          <w:p w14:paraId="59728281"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1905843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0E01FD" w:rsidRPr="00E2065A" w14:paraId="4AAFFA82" w14:textId="77777777" w:rsidTr="007E76EC">
        <w:trPr>
          <w:trHeight w:val="741"/>
        </w:trPr>
        <w:tc>
          <w:tcPr>
            <w:tcW w:w="2695" w:type="dxa"/>
            <w:vAlign w:val="center"/>
          </w:tcPr>
          <w:p w14:paraId="329E7414"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quantite_actuelle</w:t>
            </w:r>
            <w:proofErr w:type="spellEnd"/>
          </w:p>
        </w:tc>
        <w:tc>
          <w:tcPr>
            <w:tcW w:w="2291" w:type="dxa"/>
            <w:vAlign w:val="center"/>
          </w:tcPr>
          <w:p w14:paraId="03D7E189"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Quantité restant en rayon</w:t>
            </w:r>
          </w:p>
        </w:tc>
        <w:tc>
          <w:tcPr>
            <w:tcW w:w="1795" w:type="dxa"/>
            <w:vAlign w:val="center"/>
          </w:tcPr>
          <w:p w14:paraId="0BF3F613"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2933FE50"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0E01FD" w:rsidRPr="00E2065A" w14:paraId="544864CE" w14:textId="77777777" w:rsidTr="007E76EC">
        <w:trPr>
          <w:trHeight w:val="730"/>
        </w:trPr>
        <w:tc>
          <w:tcPr>
            <w:tcW w:w="2695" w:type="dxa"/>
            <w:vAlign w:val="center"/>
          </w:tcPr>
          <w:p w14:paraId="5C2A36F3"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lastRenderedPageBreak/>
              <w:t>date_expiration</w:t>
            </w:r>
            <w:proofErr w:type="spellEnd"/>
          </w:p>
        </w:tc>
        <w:tc>
          <w:tcPr>
            <w:tcW w:w="2291" w:type="dxa"/>
            <w:vAlign w:val="center"/>
          </w:tcPr>
          <w:p w14:paraId="5A8AED6E"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Date de péremption</w:t>
            </w:r>
          </w:p>
        </w:tc>
        <w:tc>
          <w:tcPr>
            <w:tcW w:w="1795" w:type="dxa"/>
            <w:vAlign w:val="center"/>
          </w:tcPr>
          <w:p w14:paraId="1EC3770B"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date</w:t>
            </w:r>
          </w:p>
        </w:tc>
        <w:tc>
          <w:tcPr>
            <w:tcW w:w="2845" w:type="dxa"/>
            <w:vAlign w:val="center"/>
          </w:tcPr>
          <w:p w14:paraId="4BBAB1EB"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NOT NULL</w:t>
            </w:r>
          </w:p>
        </w:tc>
      </w:tr>
      <w:tr w:rsidR="000E01FD" w:rsidRPr="003B4108" w14:paraId="19AC3EA8" w14:textId="77777777" w:rsidTr="007E76EC">
        <w:trPr>
          <w:trHeight w:val="1119"/>
        </w:trPr>
        <w:tc>
          <w:tcPr>
            <w:tcW w:w="2695" w:type="dxa"/>
            <w:vAlign w:val="center"/>
          </w:tcPr>
          <w:p w14:paraId="785003E8"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date_enregistrement</w:t>
            </w:r>
            <w:proofErr w:type="spellEnd"/>
          </w:p>
        </w:tc>
        <w:tc>
          <w:tcPr>
            <w:tcW w:w="2291" w:type="dxa"/>
            <w:vAlign w:val="center"/>
          </w:tcPr>
          <w:p w14:paraId="30B2C9A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Date d’enregistrement du lot</w:t>
            </w:r>
          </w:p>
        </w:tc>
        <w:tc>
          <w:tcPr>
            <w:tcW w:w="1795" w:type="dxa"/>
            <w:vAlign w:val="center"/>
          </w:tcPr>
          <w:p w14:paraId="55EED492"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timestamp</w:t>
            </w:r>
          </w:p>
        </w:tc>
        <w:tc>
          <w:tcPr>
            <w:tcW w:w="2845" w:type="dxa"/>
            <w:vAlign w:val="center"/>
          </w:tcPr>
          <w:p w14:paraId="465DDB20" w14:textId="77777777" w:rsidR="000E01FD" w:rsidRPr="009C7BC6" w:rsidRDefault="000E01FD" w:rsidP="004F64C6">
            <w:pPr>
              <w:pStyle w:val="ListParagraph"/>
              <w:spacing w:line="276" w:lineRule="auto"/>
              <w:ind w:left="0"/>
              <w:rPr>
                <w:rFonts w:ascii="Times New Roman" w:hAnsi="Times New Roman" w:cs="Times New Roman"/>
                <w:sz w:val="28"/>
                <w:szCs w:val="28"/>
                <w:lang w:val="en-US"/>
              </w:rPr>
            </w:pPr>
            <w:r w:rsidRPr="009C7BC6">
              <w:rPr>
                <w:rFonts w:ascii="Times New Roman" w:hAnsi="Times New Roman" w:cs="Times New Roman"/>
                <w:sz w:val="28"/>
                <w:szCs w:val="28"/>
                <w:lang w:val="en-US"/>
              </w:rPr>
              <w:t xml:space="preserve">NOT NULL, DEFAULT </w:t>
            </w:r>
            <w:proofErr w:type="spellStart"/>
            <w:r w:rsidRPr="009C7BC6">
              <w:rPr>
                <w:rFonts w:ascii="Times New Roman" w:hAnsi="Times New Roman" w:cs="Times New Roman"/>
                <w:sz w:val="28"/>
                <w:szCs w:val="28"/>
                <w:lang w:val="en-US"/>
              </w:rPr>
              <w:t>current_timestamp</w:t>
            </w:r>
            <w:proofErr w:type="spellEnd"/>
            <w:r w:rsidRPr="009C7BC6">
              <w:rPr>
                <w:rFonts w:ascii="Times New Roman" w:hAnsi="Times New Roman" w:cs="Times New Roman"/>
                <w:sz w:val="28"/>
                <w:szCs w:val="28"/>
                <w:lang w:val="en-US"/>
              </w:rPr>
              <w:t>()</w:t>
            </w:r>
          </w:p>
        </w:tc>
      </w:tr>
      <w:tr w:rsidR="000E01FD" w:rsidRPr="00E2065A" w14:paraId="5CCBE056" w14:textId="77777777" w:rsidTr="007E76EC">
        <w:trPr>
          <w:trHeight w:val="1108"/>
        </w:trPr>
        <w:tc>
          <w:tcPr>
            <w:tcW w:w="2695" w:type="dxa"/>
            <w:vAlign w:val="center"/>
          </w:tcPr>
          <w:p w14:paraId="7FEC794F"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prix_achat_ttc</w:t>
            </w:r>
            <w:proofErr w:type="spellEnd"/>
          </w:p>
        </w:tc>
        <w:tc>
          <w:tcPr>
            <w:tcW w:w="2291" w:type="dxa"/>
            <w:vAlign w:val="center"/>
          </w:tcPr>
          <w:p w14:paraId="2DF6DA70"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Prix d’achat toutes taxes comprises</w:t>
            </w:r>
          </w:p>
        </w:tc>
        <w:tc>
          <w:tcPr>
            <w:tcW w:w="1795" w:type="dxa"/>
            <w:vAlign w:val="center"/>
          </w:tcPr>
          <w:p w14:paraId="7226D593"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decimal</w:t>
            </w:r>
            <w:proofErr w:type="spellEnd"/>
            <w:r w:rsidRPr="00E2065A">
              <w:rPr>
                <w:rFonts w:ascii="Times New Roman" w:hAnsi="Times New Roman" w:cs="Times New Roman"/>
                <w:sz w:val="28"/>
                <w:szCs w:val="28"/>
              </w:rPr>
              <w:t>(10,2)</w:t>
            </w:r>
          </w:p>
        </w:tc>
        <w:tc>
          <w:tcPr>
            <w:tcW w:w="2845" w:type="dxa"/>
            <w:vAlign w:val="center"/>
          </w:tcPr>
          <w:p w14:paraId="56DC4EE7"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NULL</w:t>
            </w:r>
          </w:p>
        </w:tc>
      </w:tr>
      <w:tr w:rsidR="000E01FD" w:rsidRPr="00E2065A" w14:paraId="3010BA68" w14:textId="77777777" w:rsidTr="007E76EC">
        <w:trPr>
          <w:trHeight w:val="1108"/>
        </w:trPr>
        <w:tc>
          <w:tcPr>
            <w:tcW w:w="2695" w:type="dxa"/>
            <w:vAlign w:val="center"/>
          </w:tcPr>
          <w:p w14:paraId="146A3D14"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id_user</w:t>
            </w:r>
            <w:proofErr w:type="spellEnd"/>
          </w:p>
        </w:tc>
        <w:tc>
          <w:tcPr>
            <w:tcW w:w="2291" w:type="dxa"/>
            <w:vAlign w:val="center"/>
          </w:tcPr>
          <w:p w14:paraId="4AB5E914"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Agent ayant enregistré l'entrée</w:t>
            </w:r>
          </w:p>
        </w:tc>
        <w:tc>
          <w:tcPr>
            <w:tcW w:w="1795" w:type="dxa"/>
            <w:vAlign w:val="center"/>
          </w:tcPr>
          <w:p w14:paraId="3FBB82AD" w14:textId="77777777" w:rsidR="000E01FD" w:rsidRPr="00E2065A" w:rsidRDefault="000E01FD" w:rsidP="004F64C6">
            <w:pPr>
              <w:pStyle w:val="ListParagraph"/>
              <w:spacing w:line="276" w:lineRule="auto"/>
              <w:ind w:left="0"/>
              <w:rPr>
                <w:rFonts w:ascii="Times New Roman" w:hAnsi="Times New Roman" w:cs="Times New Roman"/>
                <w:sz w:val="28"/>
                <w:szCs w:val="28"/>
              </w:rPr>
            </w:pPr>
            <w:proofErr w:type="spellStart"/>
            <w:r w:rsidRPr="00E2065A">
              <w:rPr>
                <w:rFonts w:ascii="Times New Roman" w:hAnsi="Times New Roman" w:cs="Times New Roman"/>
                <w:sz w:val="28"/>
                <w:szCs w:val="28"/>
              </w:rPr>
              <w:t>int</w:t>
            </w:r>
            <w:proofErr w:type="spellEnd"/>
            <w:r w:rsidRPr="00E2065A">
              <w:rPr>
                <w:rFonts w:ascii="Times New Roman" w:hAnsi="Times New Roman" w:cs="Times New Roman"/>
                <w:sz w:val="28"/>
                <w:szCs w:val="28"/>
              </w:rPr>
              <w:t>(11)</w:t>
            </w:r>
          </w:p>
        </w:tc>
        <w:tc>
          <w:tcPr>
            <w:tcW w:w="2845" w:type="dxa"/>
            <w:vAlign w:val="center"/>
          </w:tcPr>
          <w:p w14:paraId="1790FB98" w14:textId="77777777" w:rsidR="000E01FD" w:rsidRPr="00E2065A" w:rsidRDefault="000E01FD" w:rsidP="004F64C6">
            <w:pPr>
              <w:pStyle w:val="ListParagraph"/>
              <w:spacing w:line="276" w:lineRule="auto"/>
              <w:ind w:left="0"/>
              <w:rPr>
                <w:rFonts w:ascii="Times New Roman" w:hAnsi="Times New Roman" w:cs="Times New Roman"/>
                <w:sz w:val="28"/>
                <w:szCs w:val="28"/>
              </w:rPr>
            </w:pPr>
            <w:r w:rsidRPr="00E2065A">
              <w:rPr>
                <w:rFonts w:ascii="Times New Roman" w:hAnsi="Times New Roman" w:cs="Times New Roman"/>
                <w:sz w:val="28"/>
                <w:szCs w:val="28"/>
              </w:rPr>
              <w:t>Clé étrangère(PK)</w:t>
            </w:r>
          </w:p>
        </w:tc>
      </w:tr>
    </w:tbl>
    <w:p w14:paraId="0CCBE680" w14:textId="77777777" w:rsidR="000E01FD" w:rsidRDefault="000E01FD" w:rsidP="000E01FD">
      <w:pPr>
        <w:ind w:firstLine="720"/>
        <w:rPr>
          <w:rFonts w:ascii="Times New Roman" w:hAnsi="Times New Roman" w:cs="Times New Roman"/>
          <w:sz w:val="28"/>
          <w:szCs w:val="28"/>
        </w:rPr>
      </w:pPr>
    </w:p>
    <w:p w14:paraId="05567141" w14:textId="77777777" w:rsidR="000E01FD" w:rsidRPr="007E76EC" w:rsidRDefault="000E01FD" w:rsidP="007E76EC">
      <w:pPr>
        <w:rPr>
          <w:rFonts w:ascii="Times New Roman" w:hAnsi="Times New Roman" w:cs="Times New Roman"/>
          <w:b/>
          <w:bCs/>
          <w:sz w:val="28"/>
          <w:szCs w:val="28"/>
        </w:rPr>
      </w:pPr>
      <w:r w:rsidRPr="007E76EC">
        <w:rPr>
          <w:rFonts w:ascii="Times New Roman" w:hAnsi="Times New Roman" w:cs="Times New Roman"/>
          <w:b/>
          <w:bCs/>
          <w:sz w:val="28"/>
          <w:szCs w:val="28"/>
        </w:rPr>
        <w:t>Table sorties</w:t>
      </w:r>
    </w:p>
    <w:tbl>
      <w:tblPr>
        <w:tblStyle w:val="TableGrid"/>
        <w:tblpPr w:leftFromText="180" w:rightFromText="180" w:vertAnchor="text" w:tblpXSpec="center" w:tblpY="1"/>
        <w:tblOverlap w:val="never"/>
        <w:tblW w:w="9626" w:type="dxa"/>
        <w:jc w:val="center"/>
        <w:tblLayout w:type="fixed"/>
        <w:tblLook w:val="04A0" w:firstRow="1" w:lastRow="0" w:firstColumn="1" w:lastColumn="0" w:noHBand="0" w:noVBand="1"/>
      </w:tblPr>
      <w:tblGrid>
        <w:gridCol w:w="2512"/>
        <w:gridCol w:w="3480"/>
        <w:gridCol w:w="1738"/>
        <w:gridCol w:w="1896"/>
      </w:tblGrid>
      <w:tr w:rsidR="000E01FD" w:rsidRPr="002F3D5A" w14:paraId="2D53A8DC" w14:textId="77777777" w:rsidTr="00507FAC">
        <w:trPr>
          <w:trHeight w:val="367"/>
          <w:jc w:val="center"/>
        </w:trPr>
        <w:tc>
          <w:tcPr>
            <w:tcW w:w="2512" w:type="dxa"/>
          </w:tcPr>
          <w:p w14:paraId="6043794B" w14:textId="77777777" w:rsidR="000E01FD" w:rsidRPr="002F3D5A" w:rsidRDefault="000E01FD" w:rsidP="007E76E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Champ</w:t>
            </w:r>
          </w:p>
        </w:tc>
        <w:tc>
          <w:tcPr>
            <w:tcW w:w="3480" w:type="dxa"/>
          </w:tcPr>
          <w:p w14:paraId="1791124F" w14:textId="77777777" w:rsidR="000E01FD" w:rsidRPr="002F3D5A" w:rsidRDefault="000E01FD" w:rsidP="007E76E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Libellé</w:t>
            </w:r>
          </w:p>
        </w:tc>
        <w:tc>
          <w:tcPr>
            <w:tcW w:w="1738" w:type="dxa"/>
          </w:tcPr>
          <w:p w14:paraId="33780EEE" w14:textId="77777777" w:rsidR="000E01FD" w:rsidRPr="002F3D5A" w:rsidRDefault="000E01FD" w:rsidP="007E76E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Type</w:t>
            </w:r>
          </w:p>
        </w:tc>
        <w:tc>
          <w:tcPr>
            <w:tcW w:w="1896" w:type="dxa"/>
          </w:tcPr>
          <w:p w14:paraId="1FE19D13" w14:textId="77777777" w:rsidR="000E01FD" w:rsidRPr="002F3D5A" w:rsidRDefault="000E01FD" w:rsidP="007E76EC">
            <w:pPr>
              <w:pStyle w:val="ListParagraph"/>
              <w:spacing w:line="276" w:lineRule="auto"/>
              <w:ind w:left="0"/>
              <w:rPr>
                <w:rFonts w:ascii="Times New Roman" w:hAnsi="Times New Roman" w:cs="Times New Roman"/>
                <w:b/>
                <w:bCs/>
                <w:sz w:val="28"/>
                <w:szCs w:val="28"/>
              </w:rPr>
            </w:pPr>
            <w:r w:rsidRPr="002F3D5A">
              <w:rPr>
                <w:rFonts w:ascii="Times New Roman" w:hAnsi="Times New Roman" w:cs="Times New Roman"/>
                <w:b/>
                <w:bCs/>
                <w:sz w:val="28"/>
                <w:szCs w:val="28"/>
              </w:rPr>
              <w:t>Contraintes</w:t>
            </w:r>
          </w:p>
        </w:tc>
      </w:tr>
      <w:tr w:rsidR="000E01FD" w:rsidRPr="002F3D5A" w14:paraId="5483B93E" w14:textId="77777777" w:rsidTr="00507FAC">
        <w:trPr>
          <w:trHeight w:val="746"/>
          <w:jc w:val="center"/>
        </w:trPr>
        <w:tc>
          <w:tcPr>
            <w:tcW w:w="2512" w:type="dxa"/>
            <w:vAlign w:val="center"/>
          </w:tcPr>
          <w:p w14:paraId="7D81DA48"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id_sortie</w:t>
            </w:r>
            <w:proofErr w:type="spellEnd"/>
          </w:p>
        </w:tc>
        <w:tc>
          <w:tcPr>
            <w:tcW w:w="3480" w:type="dxa"/>
            <w:vAlign w:val="center"/>
          </w:tcPr>
          <w:p w14:paraId="799FFE9A"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Identifiant unique de l'opération</w:t>
            </w:r>
          </w:p>
        </w:tc>
        <w:tc>
          <w:tcPr>
            <w:tcW w:w="1738" w:type="dxa"/>
            <w:vAlign w:val="center"/>
          </w:tcPr>
          <w:p w14:paraId="09F7634B"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int</w:t>
            </w:r>
            <w:proofErr w:type="spellEnd"/>
            <w:r w:rsidRPr="002F3D5A">
              <w:rPr>
                <w:rFonts w:ascii="Times New Roman" w:hAnsi="Times New Roman" w:cs="Times New Roman"/>
                <w:sz w:val="28"/>
                <w:szCs w:val="28"/>
              </w:rPr>
              <w:t>(11)</w:t>
            </w:r>
          </w:p>
        </w:tc>
        <w:tc>
          <w:tcPr>
            <w:tcW w:w="1896" w:type="dxa"/>
            <w:vAlign w:val="center"/>
          </w:tcPr>
          <w:p w14:paraId="72A8E5C5"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Clé Primaire (PK), AI</w:t>
            </w:r>
          </w:p>
        </w:tc>
      </w:tr>
      <w:tr w:rsidR="000E01FD" w:rsidRPr="002F3D5A" w14:paraId="6999754B" w14:textId="77777777" w:rsidTr="00507FAC">
        <w:trPr>
          <w:trHeight w:val="1114"/>
          <w:jc w:val="center"/>
        </w:trPr>
        <w:tc>
          <w:tcPr>
            <w:tcW w:w="2512" w:type="dxa"/>
            <w:vAlign w:val="center"/>
          </w:tcPr>
          <w:p w14:paraId="5C6650F8"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id_lot</w:t>
            </w:r>
            <w:proofErr w:type="spellEnd"/>
          </w:p>
        </w:tc>
        <w:tc>
          <w:tcPr>
            <w:tcW w:w="3480" w:type="dxa"/>
            <w:vAlign w:val="center"/>
          </w:tcPr>
          <w:p w14:paraId="5C3D24F1"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Référence du lot prélevé</w:t>
            </w:r>
          </w:p>
        </w:tc>
        <w:tc>
          <w:tcPr>
            <w:tcW w:w="1738" w:type="dxa"/>
            <w:vAlign w:val="center"/>
          </w:tcPr>
          <w:p w14:paraId="30BF0C24"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int</w:t>
            </w:r>
            <w:proofErr w:type="spellEnd"/>
            <w:r w:rsidRPr="002F3D5A">
              <w:rPr>
                <w:rFonts w:ascii="Times New Roman" w:hAnsi="Times New Roman" w:cs="Times New Roman"/>
                <w:sz w:val="28"/>
                <w:szCs w:val="28"/>
              </w:rPr>
              <w:t>(11)</w:t>
            </w:r>
          </w:p>
        </w:tc>
        <w:tc>
          <w:tcPr>
            <w:tcW w:w="1896" w:type="dxa"/>
            <w:vAlign w:val="center"/>
          </w:tcPr>
          <w:p w14:paraId="2C418BB5"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Clé Étrangère (FK)</w:t>
            </w:r>
          </w:p>
        </w:tc>
      </w:tr>
      <w:tr w:rsidR="000E01FD" w:rsidRPr="002F3D5A" w14:paraId="72BCB9D6" w14:textId="77777777" w:rsidTr="00507FAC">
        <w:trPr>
          <w:trHeight w:val="1114"/>
          <w:jc w:val="center"/>
        </w:trPr>
        <w:tc>
          <w:tcPr>
            <w:tcW w:w="2512" w:type="dxa"/>
            <w:vAlign w:val="center"/>
          </w:tcPr>
          <w:p w14:paraId="3F35B695"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id_source</w:t>
            </w:r>
            <w:proofErr w:type="spellEnd"/>
          </w:p>
        </w:tc>
        <w:tc>
          <w:tcPr>
            <w:tcW w:w="3480" w:type="dxa"/>
            <w:vAlign w:val="center"/>
          </w:tcPr>
          <w:p w14:paraId="0AAA4108" w14:textId="77777777" w:rsidR="000E01FD" w:rsidRPr="00E2065A" w:rsidRDefault="000E01FD" w:rsidP="007E76EC">
            <w:pPr>
              <w:pStyle w:val="ListParagraph"/>
              <w:spacing w:line="276" w:lineRule="auto"/>
              <w:ind w:left="0"/>
              <w:rPr>
                <w:rFonts w:ascii="Times New Roman" w:hAnsi="Times New Roman" w:cs="Times New Roman"/>
                <w:sz w:val="28"/>
                <w:szCs w:val="28"/>
                <w:lang w:val="en-US"/>
              </w:rPr>
            </w:pPr>
            <w:r>
              <w:rPr>
                <w:rFonts w:ascii="Times New Roman" w:hAnsi="Times New Roman" w:cs="Times New Roman"/>
                <w:sz w:val="28"/>
                <w:szCs w:val="28"/>
              </w:rPr>
              <w:t xml:space="preserve">Lieu de </w:t>
            </w:r>
            <w:proofErr w:type="spellStart"/>
            <w:r>
              <w:rPr>
                <w:rFonts w:ascii="Times New Roman" w:hAnsi="Times New Roman" w:cs="Times New Roman"/>
                <w:sz w:val="28"/>
                <w:szCs w:val="28"/>
              </w:rPr>
              <w:t>depart</w:t>
            </w:r>
            <w:proofErr w:type="spellEnd"/>
          </w:p>
        </w:tc>
        <w:tc>
          <w:tcPr>
            <w:tcW w:w="1738" w:type="dxa"/>
            <w:vAlign w:val="center"/>
          </w:tcPr>
          <w:p w14:paraId="408D8DA6" w14:textId="77777777" w:rsidR="000E01FD" w:rsidRPr="002F3D5A" w:rsidRDefault="000E01FD" w:rsidP="007E76E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Int(11)</w:t>
            </w:r>
          </w:p>
        </w:tc>
        <w:tc>
          <w:tcPr>
            <w:tcW w:w="1896" w:type="dxa"/>
            <w:vAlign w:val="center"/>
          </w:tcPr>
          <w:p w14:paraId="117FE68F"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Clé Étrangère (FK)</w:t>
            </w:r>
          </w:p>
        </w:tc>
      </w:tr>
      <w:tr w:rsidR="000E01FD" w:rsidRPr="002F3D5A" w14:paraId="62C70D30" w14:textId="77777777" w:rsidTr="00507FAC">
        <w:trPr>
          <w:trHeight w:val="1114"/>
          <w:jc w:val="center"/>
        </w:trPr>
        <w:tc>
          <w:tcPr>
            <w:tcW w:w="2512" w:type="dxa"/>
            <w:vAlign w:val="center"/>
          </w:tcPr>
          <w:p w14:paraId="4D32484B" w14:textId="77777777" w:rsidR="000E01FD" w:rsidRDefault="000E01FD" w:rsidP="007E76EC">
            <w:pPr>
              <w:pStyle w:val="ListParagraph"/>
              <w:spacing w:line="276" w:lineRule="auto"/>
              <w:ind w:left="0"/>
              <w:rPr>
                <w:rFonts w:ascii="Times New Roman" w:hAnsi="Times New Roman" w:cs="Times New Roman"/>
                <w:sz w:val="28"/>
                <w:szCs w:val="28"/>
              </w:rPr>
            </w:pPr>
            <w:proofErr w:type="spellStart"/>
            <w:r>
              <w:rPr>
                <w:rFonts w:ascii="Times New Roman" w:hAnsi="Times New Roman" w:cs="Times New Roman"/>
                <w:sz w:val="28"/>
                <w:szCs w:val="28"/>
              </w:rPr>
              <w:t>id_destination</w:t>
            </w:r>
            <w:proofErr w:type="spellEnd"/>
          </w:p>
        </w:tc>
        <w:tc>
          <w:tcPr>
            <w:tcW w:w="3480" w:type="dxa"/>
            <w:vAlign w:val="center"/>
          </w:tcPr>
          <w:p w14:paraId="1D0C4156" w14:textId="77777777" w:rsidR="000E01FD" w:rsidRDefault="000E01FD" w:rsidP="007E76E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 xml:space="preserve">Lieu de </w:t>
            </w:r>
            <w:proofErr w:type="spellStart"/>
            <w:r>
              <w:rPr>
                <w:rFonts w:ascii="Times New Roman" w:hAnsi="Times New Roman" w:cs="Times New Roman"/>
                <w:sz w:val="28"/>
                <w:szCs w:val="28"/>
              </w:rPr>
              <w:t>depart</w:t>
            </w:r>
            <w:proofErr w:type="spellEnd"/>
          </w:p>
        </w:tc>
        <w:tc>
          <w:tcPr>
            <w:tcW w:w="1738" w:type="dxa"/>
            <w:vAlign w:val="center"/>
          </w:tcPr>
          <w:p w14:paraId="7A333CC8" w14:textId="77777777" w:rsidR="000E01FD" w:rsidRDefault="000E01FD" w:rsidP="007E76EC">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Int(11)</w:t>
            </w:r>
          </w:p>
        </w:tc>
        <w:tc>
          <w:tcPr>
            <w:tcW w:w="1896" w:type="dxa"/>
            <w:vAlign w:val="center"/>
          </w:tcPr>
          <w:p w14:paraId="1AAFBBDF"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Clé Étrangère (FK)</w:t>
            </w:r>
          </w:p>
        </w:tc>
      </w:tr>
      <w:tr w:rsidR="000E01FD" w:rsidRPr="002F3D5A" w14:paraId="43E8321A" w14:textId="77777777" w:rsidTr="00507FAC">
        <w:trPr>
          <w:trHeight w:val="378"/>
          <w:jc w:val="center"/>
        </w:trPr>
        <w:tc>
          <w:tcPr>
            <w:tcW w:w="2512" w:type="dxa"/>
            <w:vAlign w:val="center"/>
          </w:tcPr>
          <w:p w14:paraId="0951C69A"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quantite_sortie</w:t>
            </w:r>
            <w:proofErr w:type="spellEnd"/>
          </w:p>
        </w:tc>
        <w:tc>
          <w:tcPr>
            <w:tcW w:w="3480" w:type="dxa"/>
            <w:vAlign w:val="center"/>
          </w:tcPr>
          <w:p w14:paraId="213CC575"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Nombre d'unités sorties</w:t>
            </w:r>
          </w:p>
        </w:tc>
        <w:tc>
          <w:tcPr>
            <w:tcW w:w="1738" w:type="dxa"/>
            <w:vAlign w:val="center"/>
          </w:tcPr>
          <w:p w14:paraId="336FE63B"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int</w:t>
            </w:r>
            <w:proofErr w:type="spellEnd"/>
            <w:r w:rsidRPr="002F3D5A">
              <w:rPr>
                <w:rFonts w:ascii="Times New Roman" w:hAnsi="Times New Roman" w:cs="Times New Roman"/>
                <w:sz w:val="28"/>
                <w:szCs w:val="28"/>
              </w:rPr>
              <w:t>(11)</w:t>
            </w:r>
          </w:p>
        </w:tc>
        <w:tc>
          <w:tcPr>
            <w:tcW w:w="1896" w:type="dxa"/>
            <w:vAlign w:val="center"/>
          </w:tcPr>
          <w:p w14:paraId="66E03F45"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NOT NULL</w:t>
            </w:r>
          </w:p>
        </w:tc>
      </w:tr>
      <w:tr w:rsidR="000E01FD" w:rsidRPr="003B4108" w14:paraId="1282F608" w14:textId="77777777" w:rsidTr="00507FAC">
        <w:trPr>
          <w:trHeight w:val="1481"/>
          <w:jc w:val="center"/>
        </w:trPr>
        <w:tc>
          <w:tcPr>
            <w:tcW w:w="2512" w:type="dxa"/>
            <w:vAlign w:val="center"/>
          </w:tcPr>
          <w:p w14:paraId="3DD6E8D6"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date_sortie</w:t>
            </w:r>
            <w:proofErr w:type="spellEnd"/>
          </w:p>
        </w:tc>
        <w:tc>
          <w:tcPr>
            <w:tcW w:w="3480" w:type="dxa"/>
            <w:vAlign w:val="center"/>
          </w:tcPr>
          <w:p w14:paraId="78AF27F7"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Date et heure de l'opération</w:t>
            </w:r>
          </w:p>
        </w:tc>
        <w:tc>
          <w:tcPr>
            <w:tcW w:w="1738" w:type="dxa"/>
            <w:vAlign w:val="center"/>
          </w:tcPr>
          <w:p w14:paraId="729D20D8"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timestamp</w:t>
            </w:r>
          </w:p>
        </w:tc>
        <w:tc>
          <w:tcPr>
            <w:tcW w:w="1896" w:type="dxa"/>
            <w:vAlign w:val="center"/>
          </w:tcPr>
          <w:p w14:paraId="1101F0E3" w14:textId="77777777" w:rsidR="000E01FD" w:rsidRPr="0083265B" w:rsidRDefault="000E01FD" w:rsidP="007E76EC">
            <w:pPr>
              <w:pStyle w:val="ListParagraph"/>
              <w:spacing w:line="276" w:lineRule="auto"/>
              <w:ind w:left="0"/>
              <w:rPr>
                <w:rFonts w:ascii="Times New Roman" w:hAnsi="Times New Roman" w:cs="Times New Roman"/>
                <w:sz w:val="28"/>
                <w:szCs w:val="28"/>
                <w:lang w:val="en-US"/>
              </w:rPr>
            </w:pPr>
            <w:r w:rsidRPr="0083265B">
              <w:rPr>
                <w:rFonts w:ascii="Times New Roman" w:hAnsi="Times New Roman" w:cs="Times New Roman"/>
                <w:sz w:val="28"/>
                <w:szCs w:val="28"/>
                <w:lang w:val="en-US"/>
              </w:rPr>
              <w:t xml:space="preserve">DEFAULT </w:t>
            </w:r>
            <w:proofErr w:type="spellStart"/>
            <w:r w:rsidRPr="0083265B">
              <w:rPr>
                <w:rFonts w:ascii="Times New Roman" w:hAnsi="Times New Roman" w:cs="Times New Roman"/>
                <w:sz w:val="28"/>
                <w:szCs w:val="28"/>
                <w:lang w:val="en-US"/>
              </w:rPr>
              <w:t>current_timestamp</w:t>
            </w:r>
            <w:proofErr w:type="spellEnd"/>
            <w:r w:rsidRPr="0083265B">
              <w:rPr>
                <w:rFonts w:ascii="Times New Roman" w:hAnsi="Times New Roman" w:cs="Times New Roman"/>
                <w:sz w:val="28"/>
                <w:szCs w:val="28"/>
                <w:lang w:val="en-US"/>
              </w:rPr>
              <w:t>() ; NOT NULL</w:t>
            </w:r>
          </w:p>
        </w:tc>
      </w:tr>
      <w:tr w:rsidR="000E01FD" w:rsidRPr="002F3D5A" w14:paraId="24C8CD88" w14:textId="77777777" w:rsidTr="00507FAC">
        <w:trPr>
          <w:trHeight w:val="1114"/>
          <w:jc w:val="center"/>
        </w:trPr>
        <w:tc>
          <w:tcPr>
            <w:tcW w:w="2512" w:type="dxa"/>
            <w:vAlign w:val="center"/>
          </w:tcPr>
          <w:p w14:paraId="452541E9"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id_user</w:t>
            </w:r>
            <w:proofErr w:type="spellEnd"/>
          </w:p>
        </w:tc>
        <w:tc>
          <w:tcPr>
            <w:tcW w:w="3480" w:type="dxa"/>
            <w:vAlign w:val="center"/>
          </w:tcPr>
          <w:p w14:paraId="415E598B"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Agent ayant validé la sortie</w:t>
            </w:r>
          </w:p>
        </w:tc>
        <w:tc>
          <w:tcPr>
            <w:tcW w:w="1738" w:type="dxa"/>
            <w:vAlign w:val="center"/>
          </w:tcPr>
          <w:p w14:paraId="5B9DF16D"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int</w:t>
            </w:r>
            <w:proofErr w:type="spellEnd"/>
            <w:r w:rsidRPr="002F3D5A">
              <w:rPr>
                <w:rFonts w:ascii="Times New Roman" w:hAnsi="Times New Roman" w:cs="Times New Roman"/>
                <w:sz w:val="28"/>
                <w:szCs w:val="28"/>
              </w:rPr>
              <w:t>(11)</w:t>
            </w:r>
          </w:p>
        </w:tc>
        <w:tc>
          <w:tcPr>
            <w:tcW w:w="1896" w:type="dxa"/>
            <w:vAlign w:val="center"/>
          </w:tcPr>
          <w:p w14:paraId="5543CAD2"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Clé Étrangère (FK)</w:t>
            </w:r>
          </w:p>
        </w:tc>
      </w:tr>
      <w:tr w:rsidR="000E01FD" w:rsidRPr="002F3D5A" w14:paraId="7E4E6CB5" w14:textId="77777777" w:rsidTr="00507FAC">
        <w:trPr>
          <w:trHeight w:val="746"/>
          <w:jc w:val="center"/>
        </w:trPr>
        <w:tc>
          <w:tcPr>
            <w:tcW w:w="2512" w:type="dxa"/>
            <w:vAlign w:val="center"/>
          </w:tcPr>
          <w:p w14:paraId="46819BD2"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lastRenderedPageBreak/>
              <w:t>prix_vente_unitaire</w:t>
            </w:r>
            <w:proofErr w:type="spellEnd"/>
          </w:p>
        </w:tc>
        <w:tc>
          <w:tcPr>
            <w:tcW w:w="3480" w:type="dxa"/>
            <w:vAlign w:val="center"/>
          </w:tcPr>
          <w:p w14:paraId="754390B7"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Prix de vente unitaire</w:t>
            </w:r>
          </w:p>
        </w:tc>
        <w:tc>
          <w:tcPr>
            <w:tcW w:w="1738" w:type="dxa"/>
            <w:vAlign w:val="center"/>
          </w:tcPr>
          <w:p w14:paraId="3C13BCFC"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Decimal</w:t>
            </w:r>
            <w:proofErr w:type="spellEnd"/>
            <w:r w:rsidRPr="002F3D5A">
              <w:rPr>
                <w:rFonts w:ascii="Times New Roman" w:hAnsi="Times New Roman" w:cs="Times New Roman"/>
                <w:sz w:val="28"/>
                <w:szCs w:val="28"/>
              </w:rPr>
              <w:t>(10,2)</w:t>
            </w:r>
          </w:p>
        </w:tc>
        <w:tc>
          <w:tcPr>
            <w:tcW w:w="1896" w:type="dxa"/>
            <w:vAlign w:val="center"/>
          </w:tcPr>
          <w:p w14:paraId="5C45D6CD"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NULL</w:t>
            </w:r>
          </w:p>
        </w:tc>
      </w:tr>
      <w:tr w:rsidR="000E01FD" w:rsidRPr="002F3D5A" w14:paraId="67E86CCF" w14:textId="77777777" w:rsidTr="00507FAC">
        <w:trPr>
          <w:trHeight w:val="746"/>
          <w:jc w:val="center"/>
        </w:trPr>
        <w:tc>
          <w:tcPr>
            <w:tcW w:w="2512" w:type="dxa"/>
            <w:vAlign w:val="center"/>
          </w:tcPr>
          <w:p w14:paraId="21AD4DB9"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total_prix</w:t>
            </w:r>
            <w:proofErr w:type="spellEnd"/>
          </w:p>
        </w:tc>
        <w:tc>
          <w:tcPr>
            <w:tcW w:w="3480" w:type="dxa"/>
            <w:vAlign w:val="center"/>
          </w:tcPr>
          <w:p w14:paraId="108B7053"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Montant total de la sortie</w:t>
            </w:r>
          </w:p>
        </w:tc>
        <w:tc>
          <w:tcPr>
            <w:tcW w:w="1738" w:type="dxa"/>
            <w:vAlign w:val="center"/>
          </w:tcPr>
          <w:p w14:paraId="5060E9E2" w14:textId="77777777" w:rsidR="000E01FD" w:rsidRPr="002F3D5A" w:rsidRDefault="000E01FD" w:rsidP="007E76EC">
            <w:pPr>
              <w:pStyle w:val="ListParagraph"/>
              <w:spacing w:line="276" w:lineRule="auto"/>
              <w:ind w:left="0"/>
              <w:rPr>
                <w:rFonts w:ascii="Times New Roman" w:hAnsi="Times New Roman" w:cs="Times New Roman"/>
                <w:sz w:val="28"/>
                <w:szCs w:val="28"/>
              </w:rPr>
            </w:pPr>
            <w:proofErr w:type="spellStart"/>
            <w:r w:rsidRPr="002F3D5A">
              <w:rPr>
                <w:rFonts w:ascii="Times New Roman" w:hAnsi="Times New Roman" w:cs="Times New Roman"/>
                <w:sz w:val="28"/>
                <w:szCs w:val="28"/>
              </w:rPr>
              <w:t>Decimal</w:t>
            </w:r>
            <w:proofErr w:type="spellEnd"/>
            <w:r w:rsidRPr="002F3D5A">
              <w:rPr>
                <w:rFonts w:ascii="Times New Roman" w:hAnsi="Times New Roman" w:cs="Times New Roman"/>
                <w:sz w:val="28"/>
                <w:szCs w:val="28"/>
              </w:rPr>
              <w:t>(10,2)</w:t>
            </w:r>
          </w:p>
        </w:tc>
        <w:tc>
          <w:tcPr>
            <w:tcW w:w="1896" w:type="dxa"/>
            <w:vAlign w:val="center"/>
          </w:tcPr>
          <w:p w14:paraId="30F952C0" w14:textId="77777777" w:rsidR="000E01FD" w:rsidRPr="002F3D5A" w:rsidRDefault="000E01FD" w:rsidP="007E76EC">
            <w:pPr>
              <w:pStyle w:val="ListParagraph"/>
              <w:spacing w:line="276" w:lineRule="auto"/>
              <w:ind w:left="0"/>
              <w:rPr>
                <w:rFonts w:ascii="Times New Roman" w:hAnsi="Times New Roman" w:cs="Times New Roman"/>
                <w:sz w:val="28"/>
                <w:szCs w:val="28"/>
              </w:rPr>
            </w:pPr>
            <w:r w:rsidRPr="002F3D5A">
              <w:rPr>
                <w:rFonts w:ascii="Times New Roman" w:hAnsi="Times New Roman" w:cs="Times New Roman"/>
                <w:sz w:val="28"/>
                <w:szCs w:val="28"/>
              </w:rPr>
              <w:t>NULL</w:t>
            </w:r>
          </w:p>
        </w:tc>
      </w:tr>
    </w:tbl>
    <w:p w14:paraId="5AA331F7" w14:textId="77777777" w:rsidR="000E01FD" w:rsidRPr="00EE3F81" w:rsidRDefault="000E01FD" w:rsidP="000E01FD">
      <w:pPr>
        <w:ind w:firstLine="720"/>
        <w:rPr>
          <w:rFonts w:ascii="Times New Roman" w:hAnsi="Times New Roman" w:cs="Times New Roman"/>
          <w:sz w:val="28"/>
          <w:szCs w:val="28"/>
        </w:rPr>
      </w:pPr>
    </w:p>
    <w:p w14:paraId="2CDEB514" w14:textId="7DE32E19" w:rsidR="00AD15F7" w:rsidRDefault="00AD15F7" w:rsidP="00AD15F7">
      <w:pPr>
        <w:pStyle w:val="ListParagraph"/>
        <w:spacing w:after="0" w:line="276" w:lineRule="auto"/>
        <w:rPr>
          <w:rFonts w:ascii="Times New Roman" w:hAnsi="Times New Roman" w:cs="Times New Roman"/>
          <w:b/>
          <w:bCs/>
          <w:sz w:val="28"/>
          <w:szCs w:val="28"/>
        </w:rPr>
      </w:pPr>
    </w:p>
    <w:p w14:paraId="79C8DA36" w14:textId="77777777" w:rsidR="00D95AFE" w:rsidRDefault="00D95AFE" w:rsidP="00AD15F7">
      <w:pPr>
        <w:pStyle w:val="ListParagraph"/>
        <w:spacing w:after="0" w:line="276" w:lineRule="auto"/>
        <w:rPr>
          <w:rFonts w:ascii="Times New Roman" w:hAnsi="Times New Roman" w:cs="Times New Roman"/>
          <w:b/>
          <w:bCs/>
          <w:sz w:val="28"/>
          <w:szCs w:val="28"/>
        </w:rPr>
      </w:pPr>
    </w:p>
    <w:p w14:paraId="4D01563C" w14:textId="77777777" w:rsidR="00D95AFE" w:rsidRDefault="00D95AFE" w:rsidP="00AD15F7">
      <w:pPr>
        <w:pStyle w:val="ListParagraph"/>
        <w:spacing w:after="0" w:line="276" w:lineRule="auto"/>
        <w:rPr>
          <w:rFonts w:ascii="Times New Roman" w:hAnsi="Times New Roman" w:cs="Times New Roman"/>
          <w:b/>
          <w:bCs/>
          <w:sz w:val="28"/>
          <w:szCs w:val="28"/>
        </w:rPr>
      </w:pPr>
    </w:p>
    <w:p w14:paraId="4F01436F" w14:textId="77777777" w:rsidR="00D95AFE" w:rsidRDefault="00D95AFE" w:rsidP="00AD15F7">
      <w:pPr>
        <w:pStyle w:val="ListParagraph"/>
        <w:spacing w:after="0" w:line="276" w:lineRule="auto"/>
        <w:rPr>
          <w:rFonts w:ascii="Times New Roman" w:hAnsi="Times New Roman" w:cs="Times New Roman"/>
          <w:b/>
          <w:bCs/>
          <w:sz w:val="28"/>
          <w:szCs w:val="28"/>
        </w:rPr>
      </w:pPr>
    </w:p>
    <w:p w14:paraId="4AB0EC64" w14:textId="77777777" w:rsidR="00D95AFE" w:rsidRDefault="00D95AFE" w:rsidP="00AD15F7">
      <w:pPr>
        <w:pStyle w:val="ListParagraph"/>
        <w:spacing w:after="0" w:line="276" w:lineRule="auto"/>
        <w:rPr>
          <w:rFonts w:ascii="Times New Roman" w:hAnsi="Times New Roman" w:cs="Times New Roman"/>
          <w:b/>
          <w:bCs/>
          <w:sz w:val="28"/>
          <w:szCs w:val="28"/>
        </w:rPr>
      </w:pPr>
    </w:p>
    <w:p w14:paraId="6F9D3052" w14:textId="77777777" w:rsidR="00D95AFE" w:rsidRDefault="00D95AFE" w:rsidP="00AD15F7">
      <w:pPr>
        <w:pStyle w:val="ListParagraph"/>
        <w:spacing w:after="0" w:line="276" w:lineRule="auto"/>
        <w:rPr>
          <w:rFonts w:ascii="Times New Roman" w:hAnsi="Times New Roman" w:cs="Times New Roman"/>
          <w:b/>
          <w:bCs/>
          <w:sz w:val="28"/>
          <w:szCs w:val="28"/>
        </w:rPr>
      </w:pPr>
    </w:p>
    <w:p w14:paraId="32A5EA52" w14:textId="77777777" w:rsidR="00D95AFE" w:rsidRDefault="00D95AFE" w:rsidP="00AD15F7">
      <w:pPr>
        <w:pStyle w:val="ListParagraph"/>
        <w:spacing w:after="0" w:line="276" w:lineRule="auto"/>
        <w:rPr>
          <w:rFonts w:ascii="Times New Roman" w:hAnsi="Times New Roman" w:cs="Times New Roman"/>
          <w:b/>
          <w:bCs/>
          <w:sz w:val="28"/>
          <w:szCs w:val="28"/>
        </w:rPr>
      </w:pPr>
    </w:p>
    <w:p w14:paraId="073D1AA1" w14:textId="77777777" w:rsidR="00D95AFE" w:rsidRDefault="00D95AFE" w:rsidP="00AD15F7">
      <w:pPr>
        <w:pStyle w:val="ListParagraph"/>
        <w:spacing w:after="0" w:line="276" w:lineRule="auto"/>
        <w:rPr>
          <w:rFonts w:ascii="Times New Roman" w:hAnsi="Times New Roman" w:cs="Times New Roman"/>
          <w:b/>
          <w:bCs/>
          <w:sz w:val="28"/>
          <w:szCs w:val="28"/>
        </w:rPr>
      </w:pPr>
    </w:p>
    <w:p w14:paraId="1F7A6D21" w14:textId="77777777" w:rsidR="00D95AFE" w:rsidRDefault="00D95AFE" w:rsidP="00AD15F7">
      <w:pPr>
        <w:pStyle w:val="ListParagraph"/>
        <w:spacing w:after="0" w:line="276" w:lineRule="auto"/>
        <w:rPr>
          <w:rFonts w:ascii="Times New Roman" w:hAnsi="Times New Roman" w:cs="Times New Roman"/>
          <w:b/>
          <w:bCs/>
          <w:sz w:val="28"/>
          <w:szCs w:val="28"/>
        </w:rPr>
      </w:pPr>
    </w:p>
    <w:p w14:paraId="7EEB46E1" w14:textId="77777777" w:rsidR="00D95AFE" w:rsidRDefault="00D95AFE" w:rsidP="00AD15F7">
      <w:pPr>
        <w:pStyle w:val="ListParagraph"/>
        <w:spacing w:after="0" w:line="276" w:lineRule="auto"/>
        <w:rPr>
          <w:rFonts w:ascii="Times New Roman" w:hAnsi="Times New Roman" w:cs="Times New Roman"/>
          <w:b/>
          <w:bCs/>
          <w:sz w:val="28"/>
          <w:szCs w:val="28"/>
        </w:rPr>
      </w:pPr>
    </w:p>
    <w:p w14:paraId="7A51879C" w14:textId="77777777" w:rsidR="00D95AFE" w:rsidRDefault="00D95AFE" w:rsidP="00AD15F7">
      <w:pPr>
        <w:pStyle w:val="ListParagraph"/>
        <w:spacing w:after="0" w:line="276" w:lineRule="auto"/>
        <w:rPr>
          <w:rFonts w:ascii="Times New Roman" w:hAnsi="Times New Roman" w:cs="Times New Roman"/>
          <w:b/>
          <w:bCs/>
          <w:sz w:val="28"/>
          <w:szCs w:val="28"/>
        </w:rPr>
      </w:pPr>
    </w:p>
    <w:p w14:paraId="50536DB5" w14:textId="77777777" w:rsidR="00D95AFE" w:rsidRDefault="00D95AFE" w:rsidP="00AD15F7">
      <w:pPr>
        <w:pStyle w:val="ListParagraph"/>
        <w:spacing w:after="0" w:line="276" w:lineRule="auto"/>
        <w:rPr>
          <w:rFonts w:ascii="Times New Roman" w:hAnsi="Times New Roman" w:cs="Times New Roman"/>
          <w:b/>
          <w:bCs/>
          <w:sz w:val="28"/>
          <w:szCs w:val="28"/>
        </w:rPr>
      </w:pPr>
    </w:p>
    <w:p w14:paraId="631748B5" w14:textId="77777777" w:rsidR="00D95AFE" w:rsidRDefault="00D95AFE" w:rsidP="00AD15F7">
      <w:pPr>
        <w:pStyle w:val="ListParagraph"/>
        <w:spacing w:after="0" w:line="276" w:lineRule="auto"/>
        <w:rPr>
          <w:rFonts w:ascii="Times New Roman" w:hAnsi="Times New Roman" w:cs="Times New Roman"/>
          <w:b/>
          <w:bCs/>
          <w:sz w:val="28"/>
          <w:szCs w:val="28"/>
        </w:rPr>
      </w:pPr>
    </w:p>
    <w:p w14:paraId="21C8BF72" w14:textId="77777777" w:rsidR="00D95AFE" w:rsidRDefault="00D95AFE" w:rsidP="00AD15F7">
      <w:pPr>
        <w:pStyle w:val="ListParagraph"/>
        <w:spacing w:after="0" w:line="276" w:lineRule="auto"/>
        <w:rPr>
          <w:rFonts w:ascii="Times New Roman" w:hAnsi="Times New Roman" w:cs="Times New Roman"/>
          <w:b/>
          <w:bCs/>
          <w:sz w:val="28"/>
          <w:szCs w:val="28"/>
        </w:rPr>
      </w:pPr>
    </w:p>
    <w:p w14:paraId="21B588F0" w14:textId="77777777" w:rsidR="00D95AFE" w:rsidRDefault="00D95AFE" w:rsidP="00AD15F7">
      <w:pPr>
        <w:pStyle w:val="ListParagraph"/>
        <w:spacing w:after="0" w:line="276" w:lineRule="auto"/>
        <w:rPr>
          <w:rFonts w:ascii="Times New Roman" w:hAnsi="Times New Roman" w:cs="Times New Roman"/>
          <w:b/>
          <w:bCs/>
          <w:sz w:val="28"/>
          <w:szCs w:val="28"/>
        </w:rPr>
      </w:pPr>
    </w:p>
    <w:p w14:paraId="29EBB656" w14:textId="77777777" w:rsidR="00D95AFE" w:rsidRDefault="00D95AFE" w:rsidP="00AD15F7">
      <w:pPr>
        <w:pStyle w:val="ListParagraph"/>
        <w:spacing w:after="0" w:line="276" w:lineRule="auto"/>
        <w:rPr>
          <w:rFonts w:ascii="Times New Roman" w:hAnsi="Times New Roman" w:cs="Times New Roman"/>
          <w:b/>
          <w:bCs/>
          <w:sz w:val="28"/>
          <w:szCs w:val="28"/>
        </w:rPr>
      </w:pPr>
    </w:p>
    <w:p w14:paraId="7D69377F" w14:textId="77777777" w:rsidR="00D95AFE" w:rsidRDefault="00D95AFE" w:rsidP="00AD15F7">
      <w:pPr>
        <w:pStyle w:val="ListParagraph"/>
        <w:spacing w:after="0" w:line="276" w:lineRule="auto"/>
        <w:rPr>
          <w:rFonts w:ascii="Times New Roman" w:hAnsi="Times New Roman" w:cs="Times New Roman"/>
          <w:b/>
          <w:bCs/>
          <w:sz w:val="28"/>
          <w:szCs w:val="28"/>
        </w:rPr>
      </w:pPr>
    </w:p>
    <w:p w14:paraId="66B9400A" w14:textId="77777777" w:rsidR="00D95AFE" w:rsidRDefault="00D95AFE" w:rsidP="00AD15F7">
      <w:pPr>
        <w:pStyle w:val="ListParagraph"/>
        <w:spacing w:after="0" w:line="276" w:lineRule="auto"/>
        <w:rPr>
          <w:rFonts w:ascii="Times New Roman" w:hAnsi="Times New Roman" w:cs="Times New Roman"/>
          <w:b/>
          <w:bCs/>
          <w:sz w:val="28"/>
          <w:szCs w:val="28"/>
        </w:rPr>
      </w:pPr>
    </w:p>
    <w:p w14:paraId="411570E4" w14:textId="77777777" w:rsidR="00D95AFE" w:rsidRDefault="00D95AFE" w:rsidP="00AD15F7">
      <w:pPr>
        <w:pStyle w:val="ListParagraph"/>
        <w:spacing w:after="0" w:line="276" w:lineRule="auto"/>
        <w:rPr>
          <w:rFonts w:ascii="Times New Roman" w:hAnsi="Times New Roman" w:cs="Times New Roman"/>
          <w:b/>
          <w:bCs/>
          <w:sz w:val="28"/>
          <w:szCs w:val="28"/>
        </w:rPr>
      </w:pPr>
    </w:p>
    <w:p w14:paraId="7191AA39" w14:textId="77777777" w:rsidR="00D95AFE" w:rsidRDefault="00D95AFE" w:rsidP="00AD15F7">
      <w:pPr>
        <w:pStyle w:val="ListParagraph"/>
        <w:spacing w:after="0" w:line="276" w:lineRule="auto"/>
        <w:rPr>
          <w:rFonts w:ascii="Times New Roman" w:hAnsi="Times New Roman" w:cs="Times New Roman"/>
          <w:b/>
          <w:bCs/>
          <w:sz w:val="28"/>
          <w:szCs w:val="28"/>
        </w:rPr>
      </w:pPr>
    </w:p>
    <w:p w14:paraId="3025DAFB" w14:textId="77777777" w:rsidR="00D95AFE" w:rsidRDefault="00D95AFE" w:rsidP="00AD15F7">
      <w:pPr>
        <w:pStyle w:val="ListParagraph"/>
        <w:spacing w:after="0" w:line="276" w:lineRule="auto"/>
        <w:rPr>
          <w:rFonts w:ascii="Times New Roman" w:hAnsi="Times New Roman" w:cs="Times New Roman"/>
          <w:b/>
          <w:bCs/>
          <w:sz w:val="28"/>
          <w:szCs w:val="28"/>
        </w:rPr>
      </w:pPr>
    </w:p>
    <w:p w14:paraId="5BCEC9DB" w14:textId="77777777" w:rsidR="00D95AFE" w:rsidRDefault="00D95AFE" w:rsidP="00AD15F7">
      <w:pPr>
        <w:pStyle w:val="ListParagraph"/>
        <w:spacing w:after="0" w:line="276" w:lineRule="auto"/>
        <w:rPr>
          <w:rFonts w:ascii="Times New Roman" w:hAnsi="Times New Roman" w:cs="Times New Roman"/>
          <w:b/>
          <w:bCs/>
          <w:sz w:val="28"/>
          <w:szCs w:val="28"/>
        </w:rPr>
      </w:pPr>
    </w:p>
    <w:p w14:paraId="7AF83227" w14:textId="1F6763F0" w:rsidR="00D95AFE" w:rsidRPr="002F3D5A" w:rsidRDefault="00AF3589" w:rsidP="00AD15F7">
      <w:pPr>
        <w:pStyle w:val="ListParagraph"/>
        <w:spacing w:after="0" w:line="276" w:lineRule="auto"/>
        <w:rPr>
          <w:rFonts w:ascii="Times New Roman" w:hAnsi="Times New Roman" w:cs="Times New Roman"/>
          <w:b/>
          <w:bCs/>
          <w:sz w:val="28"/>
          <w:szCs w:val="28"/>
        </w:rPr>
      </w:pPr>
      <w:r w:rsidRPr="002F3D5A">
        <w:rPr>
          <w:rFonts w:ascii="Times New Roman" w:hAnsi="Times New Roman" w:cs="Times New Roman"/>
          <w:noProof/>
          <w:sz w:val="28"/>
          <w:szCs w:val="28"/>
        </w:rPr>
        <mc:AlternateContent>
          <mc:Choice Requires="wps">
            <w:drawing>
              <wp:anchor distT="0" distB="0" distL="114300" distR="114300" simplePos="0" relativeHeight="251651110" behindDoc="0" locked="0" layoutInCell="1" allowOverlap="1" wp14:anchorId="06F7481C" wp14:editId="2570DDF9">
                <wp:simplePos x="0" y="0"/>
                <wp:positionH relativeFrom="margin">
                  <wp:align>center</wp:align>
                </wp:positionH>
                <wp:positionV relativeFrom="paragraph">
                  <wp:posOffset>98272</wp:posOffset>
                </wp:positionV>
                <wp:extent cx="5179671" cy="891251"/>
                <wp:effectExtent l="133350" t="95250" r="154940" b="118745"/>
                <wp:wrapNone/>
                <wp:docPr id="1457548787" name="Rectangle: Rounded Corners 6"/>
                <wp:cNvGraphicFramePr/>
                <a:graphic xmlns:a="http://schemas.openxmlformats.org/drawingml/2006/main">
                  <a:graphicData uri="http://schemas.microsoft.com/office/word/2010/wordprocessingShape">
                    <wps:wsp>
                      <wps:cNvSpPr/>
                      <wps:spPr>
                        <a:xfrm>
                          <a:off x="0" y="0"/>
                          <a:ext cx="5179671" cy="891251"/>
                        </a:xfrm>
                        <a:prstGeom prst="roundRect">
                          <a:avLst/>
                        </a:prstGeom>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48BDC382" w14:textId="72B01E94" w:rsidR="00C86FD0" w:rsidRPr="002F3D5A" w:rsidRDefault="00C86FD0" w:rsidP="00C86FD0">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w:t>
                            </w:r>
                            <w:r w:rsidR="005D4213">
                              <w:rPr>
                                <w:rFonts w:ascii="Times New Roman" w:hAnsi="Times New Roman" w:cs="Times New Roman"/>
                                <w:b/>
                                <w:bCs/>
                                <w:sz w:val="28"/>
                                <w:szCs w:val="28"/>
                              </w:rPr>
                              <w:t>3</w:t>
                            </w:r>
                            <w:r w:rsidRPr="002F3D5A">
                              <w:rPr>
                                <w:rFonts w:ascii="Times New Roman" w:hAnsi="Times New Roman" w:cs="Times New Roman"/>
                                <w:b/>
                                <w:bCs/>
                                <w:sz w:val="28"/>
                                <w:szCs w:val="28"/>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7481C" id="_x0000_s1166" style="position:absolute;left:0;text-align:left;margin-left:0;margin-top:7.75pt;width:407.85pt;height:70.2pt;z-index:25165111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" fillcolor="#4472c4 [3204]" strokecolor="#09101d [484]" strokeweight="1pt">
                <v:stroke joinstyle="miter"/>
                <v:shadow on="t" type="perspective" color="black" opacity="26214f" offset="0,0" matrix="66847f,,,66847f"/>
                <v:textbox>
                  <w:txbxContent>
                    <w:p w14:paraId="48BDC382" w14:textId="72B01E94" w:rsidR="00C86FD0" w:rsidRPr="002F3D5A" w:rsidRDefault="00C86FD0" w:rsidP="00C86FD0">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w:t>
                      </w:r>
                      <w:r w:rsidR="005D4213">
                        <w:rPr>
                          <w:rFonts w:ascii="Times New Roman" w:hAnsi="Times New Roman" w:cs="Times New Roman"/>
                          <w:b/>
                          <w:bCs/>
                          <w:sz w:val="28"/>
                          <w:szCs w:val="28"/>
                        </w:rPr>
                        <w:t>3</w:t>
                      </w:r>
                      <w:r w:rsidRPr="002F3D5A">
                        <w:rPr>
                          <w:rFonts w:ascii="Times New Roman" w:hAnsi="Times New Roman" w:cs="Times New Roman"/>
                          <w:b/>
                          <w:bCs/>
                          <w:sz w:val="28"/>
                          <w:szCs w:val="28"/>
                        </w:rPr>
                        <w:t xml:space="preserve"> : </w:t>
                      </w:r>
                    </w:p>
                  </w:txbxContent>
                </v:textbox>
                <w10:wrap anchorx="margin"/>
              </v:roundrect>
            </w:pict>
          </mc:Fallback>
        </mc:AlternateContent>
      </w:r>
    </w:p>
    <w:p w14:paraId="236C23A8" w14:textId="5A3ADE1A" w:rsidR="00D23052" w:rsidRDefault="00D23052" w:rsidP="00AD15F7">
      <w:pPr>
        <w:pStyle w:val="ListParagraph"/>
        <w:spacing w:after="0" w:line="276" w:lineRule="auto"/>
        <w:rPr>
          <w:rFonts w:ascii="Times New Roman" w:hAnsi="Times New Roman" w:cs="Times New Roman"/>
          <w:b/>
          <w:bCs/>
          <w:sz w:val="28"/>
          <w:szCs w:val="28"/>
        </w:rPr>
      </w:pPr>
    </w:p>
    <w:sectPr w:rsidR="00D230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42EA" w14:textId="77777777" w:rsidR="00462B7E" w:rsidRPr="002F3D5A" w:rsidRDefault="00462B7E" w:rsidP="000B5098">
      <w:pPr>
        <w:spacing w:after="0" w:line="240" w:lineRule="auto"/>
      </w:pPr>
      <w:r w:rsidRPr="002F3D5A">
        <w:separator/>
      </w:r>
    </w:p>
  </w:endnote>
  <w:endnote w:type="continuationSeparator" w:id="0">
    <w:p w14:paraId="5D048695" w14:textId="77777777" w:rsidR="00462B7E" w:rsidRPr="002F3D5A" w:rsidRDefault="00462B7E" w:rsidP="000B5098">
      <w:pPr>
        <w:spacing w:after="0" w:line="240" w:lineRule="auto"/>
      </w:pPr>
      <w:r w:rsidRPr="002F3D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B9CC" w14:textId="77777777" w:rsidR="00462B7E" w:rsidRPr="002F3D5A" w:rsidRDefault="00462B7E" w:rsidP="000B5098">
      <w:pPr>
        <w:spacing w:after="0" w:line="240" w:lineRule="auto"/>
      </w:pPr>
      <w:r w:rsidRPr="002F3D5A">
        <w:separator/>
      </w:r>
    </w:p>
  </w:footnote>
  <w:footnote w:type="continuationSeparator" w:id="0">
    <w:p w14:paraId="4B03EB02" w14:textId="77777777" w:rsidR="00462B7E" w:rsidRPr="002F3D5A" w:rsidRDefault="00462B7E" w:rsidP="000B5098">
      <w:pPr>
        <w:spacing w:after="0" w:line="240" w:lineRule="auto"/>
      </w:pPr>
      <w:r w:rsidRPr="002F3D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E09"/>
    <w:multiLevelType w:val="hybridMultilevel"/>
    <w:tmpl w:val="C1E02FB2"/>
    <w:lvl w:ilvl="0" w:tplc="72E2B476">
      <w:start w:val="1"/>
      <w:numFmt w:val="upperLetter"/>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 w15:restartNumberingAfterBreak="0">
    <w:nsid w:val="049F01EA"/>
    <w:multiLevelType w:val="hybridMultilevel"/>
    <w:tmpl w:val="1172A79E"/>
    <w:lvl w:ilvl="0" w:tplc="040C000B">
      <w:start w:val="1"/>
      <w:numFmt w:val="bullet"/>
      <w:lvlText w:val=""/>
      <w:lvlJc w:val="left"/>
      <w:pPr>
        <w:ind w:left="644" w:hanging="360"/>
      </w:pPr>
      <w:rPr>
        <w:rFonts w:ascii="Wingdings" w:hAnsi="Wingdings"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2" w15:restartNumberingAfterBreak="0">
    <w:nsid w:val="0521019E"/>
    <w:multiLevelType w:val="hybridMultilevel"/>
    <w:tmpl w:val="4D16BA3E"/>
    <w:lvl w:ilvl="0" w:tplc="040C000B">
      <w:start w:val="1"/>
      <w:numFmt w:val="bullet"/>
      <w:lvlText w:val=""/>
      <w:lvlJc w:val="left"/>
      <w:pPr>
        <w:ind w:left="928"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6DC5EE6"/>
    <w:multiLevelType w:val="multilevel"/>
    <w:tmpl w:val="BAB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298F"/>
    <w:multiLevelType w:val="hybridMultilevel"/>
    <w:tmpl w:val="2C482CEE"/>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5" w15:restartNumberingAfterBreak="0">
    <w:nsid w:val="09327B89"/>
    <w:multiLevelType w:val="multilevel"/>
    <w:tmpl w:val="120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E0A77"/>
    <w:multiLevelType w:val="hybridMultilevel"/>
    <w:tmpl w:val="37B81848"/>
    <w:lvl w:ilvl="0" w:tplc="7250001A">
      <w:start w:val="2"/>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1450031A"/>
    <w:multiLevelType w:val="hybridMultilevel"/>
    <w:tmpl w:val="8DB27B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723183"/>
    <w:multiLevelType w:val="hybridMultilevel"/>
    <w:tmpl w:val="588425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CCC7AF9"/>
    <w:multiLevelType w:val="multilevel"/>
    <w:tmpl w:val="F89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14CB1"/>
    <w:multiLevelType w:val="hybridMultilevel"/>
    <w:tmpl w:val="E32A40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F856A0"/>
    <w:multiLevelType w:val="hybridMultilevel"/>
    <w:tmpl w:val="ECDC3760"/>
    <w:lvl w:ilvl="0" w:tplc="040C0001">
      <w:start w:val="1"/>
      <w:numFmt w:val="bullet"/>
      <w:lvlText w:val=""/>
      <w:lvlJc w:val="left"/>
      <w:pPr>
        <w:ind w:left="1364" w:hanging="360"/>
      </w:pPr>
      <w:rPr>
        <w:rFonts w:ascii="Symbol" w:hAnsi="Symbol" w:hint="default"/>
      </w:rPr>
    </w:lvl>
    <w:lvl w:ilvl="1" w:tplc="040C0003">
      <w:start w:val="1"/>
      <w:numFmt w:val="bullet"/>
      <w:lvlText w:val="o"/>
      <w:lvlJc w:val="left"/>
      <w:pPr>
        <w:ind w:left="2084" w:hanging="360"/>
      </w:pPr>
      <w:rPr>
        <w:rFonts w:ascii="Courier New" w:hAnsi="Courier New" w:cs="Courier New" w:hint="default"/>
      </w:rPr>
    </w:lvl>
    <w:lvl w:ilvl="2" w:tplc="040C0005">
      <w:start w:val="1"/>
      <w:numFmt w:val="bullet"/>
      <w:lvlText w:val=""/>
      <w:lvlJc w:val="left"/>
      <w:pPr>
        <w:ind w:left="2804" w:hanging="360"/>
      </w:pPr>
      <w:rPr>
        <w:rFonts w:ascii="Wingdings" w:hAnsi="Wingdings" w:hint="default"/>
      </w:rPr>
    </w:lvl>
    <w:lvl w:ilvl="3" w:tplc="040C0001">
      <w:start w:val="1"/>
      <w:numFmt w:val="bullet"/>
      <w:lvlText w:val=""/>
      <w:lvlJc w:val="left"/>
      <w:pPr>
        <w:ind w:left="3524" w:hanging="360"/>
      </w:pPr>
      <w:rPr>
        <w:rFonts w:ascii="Symbol" w:hAnsi="Symbol" w:hint="default"/>
      </w:rPr>
    </w:lvl>
    <w:lvl w:ilvl="4" w:tplc="040C0003">
      <w:start w:val="1"/>
      <w:numFmt w:val="bullet"/>
      <w:lvlText w:val="o"/>
      <w:lvlJc w:val="left"/>
      <w:pPr>
        <w:ind w:left="4244" w:hanging="360"/>
      </w:pPr>
      <w:rPr>
        <w:rFonts w:ascii="Courier New" w:hAnsi="Courier New" w:cs="Courier New" w:hint="default"/>
      </w:rPr>
    </w:lvl>
    <w:lvl w:ilvl="5" w:tplc="040C0005">
      <w:start w:val="1"/>
      <w:numFmt w:val="bullet"/>
      <w:lvlText w:val=""/>
      <w:lvlJc w:val="left"/>
      <w:pPr>
        <w:ind w:left="4964" w:hanging="360"/>
      </w:pPr>
      <w:rPr>
        <w:rFonts w:ascii="Wingdings" w:hAnsi="Wingdings" w:hint="default"/>
      </w:rPr>
    </w:lvl>
    <w:lvl w:ilvl="6" w:tplc="040C0001">
      <w:start w:val="1"/>
      <w:numFmt w:val="bullet"/>
      <w:lvlText w:val=""/>
      <w:lvlJc w:val="left"/>
      <w:pPr>
        <w:ind w:left="5684" w:hanging="360"/>
      </w:pPr>
      <w:rPr>
        <w:rFonts w:ascii="Symbol" w:hAnsi="Symbol" w:hint="default"/>
      </w:rPr>
    </w:lvl>
    <w:lvl w:ilvl="7" w:tplc="040C0003">
      <w:start w:val="1"/>
      <w:numFmt w:val="bullet"/>
      <w:lvlText w:val="o"/>
      <w:lvlJc w:val="left"/>
      <w:pPr>
        <w:ind w:left="6404" w:hanging="360"/>
      </w:pPr>
      <w:rPr>
        <w:rFonts w:ascii="Courier New" w:hAnsi="Courier New" w:cs="Courier New" w:hint="default"/>
      </w:rPr>
    </w:lvl>
    <w:lvl w:ilvl="8" w:tplc="040C0005">
      <w:start w:val="1"/>
      <w:numFmt w:val="bullet"/>
      <w:lvlText w:val=""/>
      <w:lvlJc w:val="left"/>
      <w:pPr>
        <w:ind w:left="7124" w:hanging="360"/>
      </w:pPr>
      <w:rPr>
        <w:rFonts w:ascii="Wingdings" w:hAnsi="Wingdings" w:hint="default"/>
      </w:rPr>
    </w:lvl>
  </w:abstractNum>
  <w:abstractNum w:abstractNumId="12" w15:restartNumberingAfterBreak="0">
    <w:nsid w:val="230A6DF2"/>
    <w:multiLevelType w:val="hybridMultilevel"/>
    <w:tmpl w:val="383811F0"/>
    <w:lvl w:ilvl="0" w:tplc="040C000B">
      <w:start w:val="1"/>
      <w:numFmt w:val="bullet"/>
      <w:lvlText w:val=""/>
      <w:lvlJc w:val="left"/>
      <w:pPr>
        <w:ind w:left="1070"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A7D43CA"/>
    <w:multiLevelType w:val="hybridMultilevel"/>
    <w:tmpl w:val="6DD2987E"/>
    <w:lvl w:ilvl="0" w:tplc="1D6E8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E5051"/>
    <w:multiLevelType w:val="hybridMultilevel"/>
    <w:tmpl w:val="3118C286"/>
    <w:lvl w:ilvl="0" w:tplc="040C0015">
      <w:start w:val="1"/>
      <w:numFmt w:val="upperLetter"/>
      <w:lvlText w:val="%1."/>
      <w:lvlJc w:val="left"/>
      <w:pPr>
        <w:ind w:left="720" w:hanging="360"/>
      </w:pPr>
      <w:rPr>
        <w:rFonts w:eastAsia="Times New Roman"/>
      </w:rPr>
    </w:lvl>
    <w:lvl w:ilvl="1" w:tplc="040C0019">
      <w:start w:val="1"/>
      <w:numFmt w:val="lowerLetter"/>
      <w:lvlText w:val="%2."/>
      <w:lvlJc w:val="left"/>
      <w:pPr>
        <w:ind w:left="3905"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15:restartNumberingAfterBreak="0">
    <w:nsid w:val="2F1F7732"/>
    <w:multiLevelType w:val="multilevel"/>
    <w:tmpl w:val="08EC94B4"/>
    <w:lvl w:ilvl="0">
      <w:start w:val="2"/>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6" w15:restartNumberingAfterBreak="0">
    <w:nsid w:val="3252201D"/>
    <w:multiLevelType w:val="multilevel"/>
    <w:tmpl w:val="63E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709DE"/>
    <w:multiLevelType w:val="multilevel"/>
    <w:tmpl w:val="927C2E22"/>
    <w:lvl w:ilvl="0">
      <w:start w:val="1"/>
      <w:numFmt w:val="decimal"/>
      <w:lvlText w:val="%1"/>
      <w:lvlJc w:val="left"/>
      <w:pPr>
        <w:ind w:left="360" w:hanging="360"/>
      </w:pPr>
      <w:rPr>
        <w:rFonts w:hint="default"/>
      </w:rPr>
    </w:lvl>
    <w:lvl w:ilvl="1">
      <w:start w:val="1"/>
      <w:numFmt w:val="decimal"/>
      <w:lvlText w:val="%2."/>
      <w:lvlJc w:val="left"/>
      <w:pPr>
        <w:ind w:left="600" w:hanging="360"/>
      </w:pPr>
      <w:rPr>
        <w:rFonts w:ascii="Times New Roman" w:eastAsiaTheme="minorHAnsi" w:hAnsi="Times New Roman" w:cs="Times New Roman"/>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8" w15:restartNumberingAfterBreak="0">
    <w:nsid w:val="360C39D6"/>
    <w:multiLevelType w:val="multilevel"/>
    <w:tmpl w:val="FC8C3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363B3F08"/>
    <w:multiLevelType w:val="hybridMultilevel"/>
    <w:tmpl w:val="91EA632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39965D39"/>
    <w:multiLevelType w:val="hybridMultilevel"/>
    <w:tmpl w:val="2BA257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B179F3"/>
    <w:multiLevelType w:val="hybridMultilevel"/>
    <w:tmpl w:val="A3A21798"/>
    <w:lvl w:ilvl="0" w:tplc="92101B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92142D0"/>
    <w:multiLevelType w:val="hybridMultilevel"/>
    <w:tmpl w:val="C57CBD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9C84FFF"/>
    <w:multiLevelType w:val="hybridMultilevel"/>
    <w:tmpl w:val="9DD0BD6A"/>
    <w:lvl w:ilvl="0" w:tplc="A9BADC8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E8F169E"/>
    <w:multiLevelType w:val="hybridMultilevel"/>
    <w:tmpl w:val="B886689A"/>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25" w15:restartNumberingAfterBreak="0">
    <w:nsid w:val="52485C91"/>
    <w:multiLevelType w:val="hybridMultilevel"/>
    <w:tmpl w:val="68AC0E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81F6720"/>
    <w:multiLevelType w:val="hybridMultilevel"/>
    <w:tmpl w:val="54F0FD5C"/>
    <w:lvl w:ilvl="0" w:tplc="2AB6CE48">
      <w:start w:val="460"/>
      <w:numFmt w:val="decimal"/>
      <w:lvlText w:val="%1"/>
      <w:lvlJc w:val="left"/>
      <w:pPr>
        <w:ind w:left="1570" w:hanging="42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27" w15:restartNumberingAfterBreak="0">
    <w:nsid w:val="5DB668B5"/>
    <w:multiLevelType w:val="hybridMultilevel"/>
    <w:tmpl w:val="6AAE37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496888"/>
    <w:multiLevelType w:val="hybridMultilevel"/>
    <w:tmpl w:val="937C84DC"/>
    <w:lvl w:ilvl="0" w:tplc="B978D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4EC012E"/>
    <w:multiLevelType w:val="hybridMultilevel"/>
    <w:tmpl w:val="842C02B0"/>
    <w:lvl w:ilvl="0" w:tplc="A4D61BF2">
      <w:start w:val="1"/>
      <w:numFmt w:val="upperRoman"/>
      <w:lvlText w:val="%1-"/>
      <w:lvlJc w:val="left"/>
      <w:pPr>
        <w:ind w:left="1080" w:hanging="720"/>
      </w:pPr>
      <w:rPr>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68403703"/>
    <w:multiLevelType w:val="hybridMultilevel"/>
    <w:tmpl w:val="0EC277AC"/>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1" w15:restartNumberingAfterBreak="0">
    <w:nsid w:val="69ED708D"/>
    <w:multiLevelType w:val="hybridMultilevel"/>
    <w:tmpl w:val="533C9B46"/>
    <w:lvl w:ilvl="0" w:tplc="040C0005">
      <w:start w:val="1"/>
      <w:numFmt w:val="bullet"/>
      <w:lvlText w:val=""/>
      <w:lvlJc w:val="left"/>
      <w:pPr>
        <w:ind w:left="1484" w:hanging="360"/>
      </w:pPr>
      <w:rPr>
        <w:rFonts w:ascii="Wingdings" w:hAnsi="Wingdings"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2" w15:restartNumberingAfterBreak="0">
    <w:nsid w:val="6A6C00C1"/>
    <w:multiLevelType w:val="hybridMultilevel"/>
    <w:tmpl w:val="2334ED9E"/>
    <w:lvl w:ilvl="0" w:tplc="040C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15:restartNumberingAfterBreak="0">
    <w:nsid w:val="711467BD"/>
    <w:multiLevelType w:val="multilevel"/>
    <w:tmpl w:val="06D0D8B4"/>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212"/>
        </w:tabs>
        <w:ind w:left="1212"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4" w15:restartNumberingAfterBreak="0">
    <w:nsid w:val="720C7D71"/>
    <w:multiLevelType w:val="hybridMultilevel"/>
    <w:tmpl w:val="3E7EF8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2EA5055"/>
    <w:multiLevelType w:val="hybridMultilevel"/>
    <w:tmpl w:val="FD1A6E1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38A5061"/>
    <w:multiLevelType w:val="multilevel"/>
    <w:tmpl w:val="C2023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4716B8F"/>
    <w:multiLevelType w:val="hybridMultilevel"/>
    <w:tmpl w:val="7322611E"/>
    <w:lvl w:ilvl="0" w:tplc="BE348A2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60E43AA"/>
    <w:multiLevelType w:val="multilevel"/>
    <w:tmpl w:val="E8603CF2"/>
    <w:lvl w:ilvl="0">
      <w:start w:val="1"/>
      <w:numFmt w:val="decimal"/>
      <w:lvlText w:val="%1."/>
      <w:lvlJc w:val="left"/>
      <w:pPr>
        <w:ind w:left="720" w:hanging="360"/>
      </w:p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9" w15:restartNumberingAfterBreak="0">
    <w:nsid w:val="77566D04"/>
    <w:multiLevelType w:val="hybridMultilevel"/>
    <w:tmpl w:val="C3E22A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AE86732"/>
    <w:multiLevelType w:val="hybridMultilevel"/>
    <w:tmpl w:val="871601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3C52EE"/>
    <w:multiLevelType w:val="hybridMultilevel"/>
    <w:tmpl w:val="8D6CEF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DD22337"/>
    <w:multiLevelType w:val="hybridMultilevel"/>
    <w:tmpl w:val="304E74BA"/>
    <w:lvl w:ilvl="0" w:tplc="3A2656F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F1D60F5"/>
    <w:multiLevelType w:val="hybridMultilevel"/>
    <w:tmpl w:val="B7AE08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1309224">
    <w:abstractNumId w:val="12"/>
  </w:num>
  <w:num w:numId="2" w16cid:durableId="18967754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7611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3335144">
    <w:abstractNumId w:val="2"/>
  </w:num>
  <w:num w:numId="5" w16cid:durableId="181464295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9630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6327272">
    <w:abstractNumId w:val="19"/>
  </w:num>
  <w:num w:numId="8" w16cid:durableId="1489134072">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2233953">
    <w:abstractNumId w:val="1"/>
  </w:num>
  <w:num w:numId="10" w16cid:durableId="1251622491">
    <w:abstractNumId w:val="33"/>
  </w:num>
  <w:num w:numId="11" w16cid:durableId="385106849">
    <w:abstractNumId w:val="11"/>
  </w:num>
  <w:num w:numId="12" w16cid:durableId="9626175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2360611">
    <w:abstractNumId w:val="13"/>
  </w:num>
  <w:num w:numId="14" w16cid:durableId="76556674">
    <w:abstractNumId w:val="32"/>
  </w:num>
  <w:num w:numId="15" w16cid:durableId="235752239">
    <w:abstractNumId w:val="31"/>
  </w:num>
  <w:num w:numId="16" w16cid:durableId="1298877568">
    <w:abstractNumId w:val="10"/>
  </w:num>
  <w:num w:numId="17" w16cid:durableId="1378822623">
    <w:abstractNumId w:val="41"/>
  </w:num>
  <w:num w:numId="18" w16cid:durableId="476578964">
    <w:abstractNumId w:val="27"/>
  </w:num>
  <w:num w:numId="19" w16cid:durableId="1384326699">
    <w:abstractNumId w:val="40"/>
  </w:num>
  <w:num w:numId="20" w16cid:durableId="1422213860">
    <w:abstractNumId w:val="30"/>
  </w:num>
  <w:num w:numId="21" w16cid:durableId="24184974">
    <w:abstractNumId w:val="24"/>
  </w:num>
  <w:num w:numId="22" w16cid:durableId="1642072738">
    <w:abstractNumId w:val="4"/>
  </w:num>
  <w:num w:numId="23" w16cid:durableId="1213542135">
    <w:abstractNumId w:val="39"/>
  </w:num>
  <w:num w:numId="24" w16cid:durableId="1832870373">
    <w:abstractNumId w:val="22"/>
  </w:num>
  <w:num w:numId="25" w16cid:durableId="1830554884">
    <w:abstractNumId w:val="8"/>
  </w:num>
  <w:num w:numId="26" w16cid:durableId="1928030854">
    <w:abstractNumId w:val="34"/>
  </w:num>
  <w:num w:numId="27" w16cid:durableId="1966350979">
    <w:abstractNumId w:val="20"/>
  </w:num>
  <w:num w:numId="28" w16cid:durableId="882787642">
    <w:abstractNumId w:val="7"/>
  </w:num>
  <w:num w:numId="29" w16cid:durableId="1347295439">
    <w:abstractNumId w:val="43"/>
  </w:num>
  <w:num w:numId="30" w16cid:durableId="40255317">
    <w:abstractNumId w:val="28"/>
  </w:num>
  <w:num w:numId="31" w16cid:durableId="1243485460">
    <w:abstractNumId w:val="17"/>
  </w:num>
  <w:num w:numId="32" w16cid:durableId="722369397">
    <w:abstractNumId w:val="15"/>
  </w:num>
  <w:num w:numId="33" w16cid:durableId="1459448326">
    <w:abstractNumId w:val="18"/>
  </w:num>
  <w:num w:numId="34" w16cid:durableId="509225830">
    <w:abstractNumId w:val="26"/>
  </w:num>
  <w:num w:numId="35" w16cid:durableId="1110395767">
    <w:abstractNumId w:val="21"/>
  </w:num>
  <w:num w:numId="36" w16cid:durableId="115638133">
    <w:abstractNumId w:val="16"/>
  </w:num>
  <w:num w:numId="37" w16cid:durableId="895816554">
    <w:abstractNumId w:val="5"/>
  </w:num>
  <w:num w:numId="38" w16cid:durableId="757751165">
    <w:abstractNumId w:val="37"/>
  </w:num>
  <w:num w:numId="39" w16cid:durableId="1951929198">
    <w:abstractNumId w:val="42"/>
  </w:num>
  <w:num w:numId="40" w16cid:durableId="547254903">
    <w:abstractNumId w:val="9"/>
  </w:num>
  <w:num w:numId="41" w16cid:durableId="544566378">
    <w:abstractNumId w:val="3"/>
  </w:num>
  <w:num w:numId="42" w16cid:durableId="1587878161">
    <w:abstractNumId w:val="25"/>
  </w:num>
  <w:num w:numId="43" w16cid:durableId="727725207">
    <w:abstractNumId w:val="23"/>
  </w:num>
  <w:num w:numId="44" w16cid:durableId="1173423189">
    <w:abstractNumId w:val="35"/>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RICH Prince">
    <w15:presenceInfo w15:providerId="Windows Live" w15:userId="27e7a376b44b4d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58"/>
    <w:rsid w:val="00000DF8"/>
    <w:rsid w:val="000021B4"/>
    <w:rsid w:val="00005784"/>
    <w:rsid w:val="000078B0"/>
    <w:rsid w:val="000147B0"/>
    <w:rsid w:val="0001515C"/>
    <w:rsid w:val="000163C1"/>
    <w:rsid w:val="00016678"/>
    <w:rsid w:val="000173F9"/>
    <w:rsid w:val="0003144E"/>
    <w:rsid w:val="00032362"/>
    <w:rsid w:val="0003296B"/>
    <w:rsid w:val="000355D1"/>
    <w:rsid w:val="00036EB7"/>
    <w:rsid w:val="0004131A"/>
    <w:rsid w:val="00041D88"/>
    <w:rsid w:val="00042001"/>
    <w:rsid w:val="000523E6"/>
    <w:rsid w:val="00053979"/>
    <w:rsid w:val="00056B5D"/>
    <w:rsid w:val="00057A95"/>
    <w:rsid w:val="0006063A"/>
    <w:rsid w:val="00060B81"/>
    <w:rsid w:val="00060DC9"/>
    <w:rsid w:val="0006193A"/>
    <w:rsid w:val="00062C8F"/>
    <w:rsid w:val="0006621D"/>
    <w:rsid w:val="00066968"/>
    <w:rsid w:val="00066DB5"/>
    <w:rsid w:val="00067C1C"/>
    <w:rsid w:val="00075494"/>
    <w:rsid w:val="000771B4"/>
    <w:rsid w:val="00087CB9"/>
    <w:rsid w:val="0009089E"/>
    <w:rsid w:val="00090C46"/>
    <w:rsid w:val="0009521A"/>
    <w:rsid w:val="000965EA"/>
    <w:rsid w:val="000A0808"/>
    <w:rsid w:val="000A2AF2"/>
    <w:rsid w:val="000A337D"/>
    <w:rsid w:val="000A3E7C"/>
    <w:rsid w:val="000A4A49"/>
    <w:rsid w:val="000A4A83"/>
    <w:rsid w:val="000B4BBD"/>
    <w:rsid w:val="000B5098"/>
    <w:rsid w:val="000C18D6"/>
    <w:rsid w:val="000C55BF"/>
    <w:rsid w:val="000C5864"/>
    <w:rsid w:val="000C5E31"/>
    <w:rsid w:val="000D0EEB"/>
    <w:rsid w:val="000D0F26"/>
    <w:rsid w:val="000D3837"/>
    <w:rsid w:val="000D49B7"/>
    <w:rsid w:val="000D5050"/>
    <w:rsid w:val="000E01FD"/>
    <w:rsid w:val="000E0C6F"/>
    <w:rsid w:val="000E2CBA"/>
    <w:rsid w:val="000E3B3D"/>
    <w:rsid w:val="000E6EC8"/>
    <w:rsid w:val="000F48E2"/>
    <w:rsid w:val="000F4A77"/>
    <w:rsid w:val="000F6B66"/>
    <w:rsid w:val="00100610"/>
    <w:rsid w:val="001013C2"/>
    <w:rsid w:val="00101C96"/>
    <w:rsid w:val="00103884"/>
    <w:rsid w:val="00105E3D"/>
    <w:rsid w:val="0011080F"/>
    <w:rsid w:val="00115506"/>
    <w:rsid w:val="00115B33"/>
    <w:rsid w:val="0011759B"/>
    <w:rsid w:val="00117C4E"/>
    <w:rsid w:val="00124CEF"/>
    <w:rsid w:val="00124DBB"/>
    <w:rsid w:val="00125B93"/>
    <w:rsid w:val="00127371"/>
    <w:rsid w:val="0013296C"/>
    <w:rsid w:val="00133A3B"/>
    <w:rsid w:val="001363B2"/>
    <w:rsid w:val="001379FE"/>
    <w:rsid w:val="00140FC0"/>
    <w:rsid w:val="001431D7"/>
    <w:rsid w:val="00146D20"/>
    <w:rsid w:val="0015076C"/>
    <w:rsid w:val="00150D39"/>
    <w:rsid w:val="00151158"/>
    <w:rsid w:val="00151AF9"/>
    <w:rsid w:val="00154A49"/>
    <w:rsid w:val="00156785"/>
    <w:rsid w:val="001568A1"/>
    <w:rsid w:val="001635B7"/>
    <w:rsid w:val="00165682"/>
    <w:rsid w:val="0017079E"/>
    <w:rsid w:val="00177E86"/>
    <w:rsid w:val="00180C2D"/>
    <w:rsid w:val="00182047"/>
    <w:rsid w:val="001835D3"/>
    <w:rsid w:val="00184097"/>
    <w:rsid w:val="00190C78"/>
    <w:rsid w:val="001A1A1A"/>
    <w:rsid w:val="001A469E"/>
    <w:rsid w:val="001A4CA6"/>
    <w:rsid w:val="001A5B74"/>
    <w:rsid w:val="001A70EE"/>
    <w:rsid w:val="001A7B18"/>
    <w:rsid w:val="001A7C94"/>
    <w:rsid w:val="001B0959"/>
    <w:rsid w:val="001B1925"/>
    <w:rsid w:val="001B1955"/>
    <w:rsid w:val="001B4CDF"/>
    <w:rsid w:val="001B6944"/>
    <w:rsid w:val="001B71C7"/>
    <w:rsid w:val="001C3E8B"/>
    <w:rsid w:val="001C4B51"/>
    <w:rsid w:val="001C5374"/>
    <w:rsid w:val="001C53A7"/>
    <w:rsid w:val="001C540A"/>
    <w:rsid w:val="001C6F99"/>
    <w:rsid w:val="001D1AB9"/>
    <w:rsid w:val="001D2BF2"/>
    <w:rsid w:val="001D2D94"/>
    <w:rsid w:val="001D5231"/>
    <w:rsid w:val="001D72B6"/>
    <w:rsid w:val="001D7520"/>
    <w:rsid w:val="001D766D"/>
    <w:rsid w:val="001D76B2"/>
    <w:rsid w:val="001E12EE"/>
    <w:rsid w:val="001E1694"/>
    <w:rsid w:val="001E503C"/>
    <w:rsid w:val="001E542C"/>
    <w:rsid w:val="001E5520"/>
    <w:rsid w:val="001E7C4D"/>
    <w:rsid w:val="001F014A"/>
    <w:rsid w:val="001F309A"/>
    <w:rsid w:val="001F37E1"/>
    <w:rsid w:val="001F793A"/>
    <w:rsid w:val="002009B6"/>
    <w:rsid w:val="00202932"/>
    <w:rsid w:val="002030C6"/>
    <w:rsid w:val="0020314E"/>
    <w:rsid w:val="00205086"/>
    <w:rsid w:val="00211C78"/>
    <w:rsid w:val="00212182"/>
    <w:rsid w:val="002121F9"/>
    <w:rsid w:val="002130CA"/>
    <w:rsid w:val="00213481"/>
    <w:rsid w:val="00214922"/>
    <w:rsid w:val="002177AB"/>
    <w:rsid w:val="00223A92"/>
    <w:rsid w:val="00224B13"/>
    <w:rsid w:val="002276CF"/>
    <w:rsid w:val="00227FF5"/>
    <w:rsid w:val="00233C08"/>
    <w:rsid w:val="00236EDB"/>
    <w:rsid w:val="0024145F"/>
    <w:rsid w:val="00242FDE"/>
    <w:rsid w:val="0024778D"/>
    <w:rsid w:val="00253170"/>
    <w:rsid w:val="002535C4"/>
    <w:rsid w:val="00253F45"/>
    <w:rsid w:val="00255459"/>
    <w:rsid w:val="0026564F"/>
    <w:rsid w:val="00272DDD"/>
    <w:rsid w:val="0028386B"/>
    <w:rsid w:val="00286197"/>
    <w:rsid w:val="002931D5"/>
    <w:rsid w:val="00297EC2"/>
    <w:rsid w:val="002A0BF4"/>
    <w:rsid w:val="002A0EB4"/>
    <w:rsid w:val="002A2FCA"/>
    <w:rsid w:val="002A455C"/>
    <w:rsid w:val="002A505B"/>
    <w:rsid w:val="002A6282"/>
    <w:rsid w:val="002A7F0B"/>
    <w:rsid w:val="002B07C6"/>
    <w:rsid w:val="002B1FE2"/>
    <w:rsid w:val="002B2CA5"/>
    <w:rsid w:val="002B58E2"/>
    <w:rsid w:val="002B67AB"/>
    <w:rsid w:val="002B7FDC"/>
    <w:rsid w:val="002C4F9A"/>
    <w:rsid w:val="002D106C"/>
    <w:rsid w:val="002D397E"/>
    <w:rsid w:val="002D42E4"/>
    <w:rsid w:val="002D49A3"/>
    <w:rsid w:val="002D5A2F"/>
    <w:rsid w:val="002E09BD"/>
    <w:rsid w:val="002E10D6"/>
    <w:rsid w:val="002F00B1"/>
    <w:rsid w:val="002F2634"/>
    <w:rsid w:val="002F394D"/>
    <w:rsid w:val="002F3D5A"/>
    <w:rsid w:val="002F7EC0"/>
    <w:rsid w:val="00300464"/>
    <w:rsid w:val="0030313C"/>
    <w:rsid w:val="00303E0C"/>
    <w:rsid w:val="00304508"/>
    <w:rsid w:val="00304664"/>
    <w:rsid w:val="00304779"/>
    <w:rsid w:val="0030504F"/>
    <w:rsid w:val="003104F4"/>
    <w:rsid w:val="00310AC6"/>
    <w:rsid w:val="00313141"/>
    <w:rsid w:val="003133C9"/>
    <w:rsid w:val="00313770"/>
    <w:rsid w:val="00316484"/>
    <w:rsid w:val="003176CF"/>
    <w:rsid w:val="00321243"/>
    <w:rsid w:val="003278D7"/>
    <w:rsid w:val="00327BC9"/>
    <w:rsid w:val="00332D3B"/>
    <w:rsid w:val="00335C31"/>
    <w:rsid w:val="00340818"/>
    <w:rsid w:val="00341A75"/>
    <w:rsid w:val="00341CC6"/>
    <w:rsid w:val="00343270"/>
    <w:rsid w:val="0035107D"/>
    <w:rsid w:val="00352557"/>
    <w:rsid w:val="00354032"/>
    <w:rsid w:val="00354337"/>
    <w:rsid w:val="00354BA9"/>
    <w:rsid w:val="00356311"/>
    <w:rsid w:val="00361327"/>
    <w:rsid w:val="00361E5B"/>
    <w:rsid w:val="003626E0"/>
    <w:rsid w:val="00363479"/>
    <w:rsid w:val="003666D4"/>
    <w:rsid w:val="00366B80"/>
    <w:rsid w:val="0036763E"/>
    <w:rsid w:val="00370143"/>
    <w:rsid w:val="0037035D"/>
    <w:rsid w:val="00371DA2"/>
    <w:rsid w:val="003725A9"/>
    <w:rsid w:val="0037609A"/>
    <w:rsid w:val="00376C58"/>
    <w:rsid w:val="00384AEE"/>
    <w:rsid w:val="00393E4C"/>
    <w:rsid w:val="003A0A98"/>
    <w:rsid w:val="003A0F2E"/>
    <w:rsid w:val="003A13E7"/>
    <w:rsid w:val="003A3CEF"/>
    <w:rsid w:val="003B027D"/>
    <w:rsid w:val="003B1DE9"/>
    <w:rsid w:val="003B35FD"/>
    <w:rsid w:val="003B4108"/>
    <w:rsid w:val="003B41EF"/>
    <w:rsid w:val="003B517A"/>
    <w:rsid w:val="003B6855"/>
    <w:rsid w:val="003C2C65"/>
    <w:rsid w:val="003C4CB1"/>
    <w:rsid w:val="003C5467"/>
    <w:rsid w:val="003C6317"/>
    <w:rsid w:val="003C71EF"/>
    <w:rsid w:val="003C7538"/>
    <w:rsid w:val="003D0A9D"/>
    <w:rsid w:val="003D1656"/>
    <w:rsid w:val="003D3A36"/>
    <w:rsid w:val="003D3BED"/>
    <w:rsid w:val="003D4F0A"/>
    <w:rsid w:val="003D6633"/>
    <w:rsid w:val="003D6F6D"/>
    <w:rsid w:val="003E4590"/>
    <w:rsid w:val="003E588C"/>
    <w:rsid w:val="003E5D79"/>
    <w:rsid w:val="003E6D63"/>
    <w:rsid w:val="003F1FB2"/>
    <w:rsid w:val="003F276C"/>
    <w:rsid w:val="003F3B63"/>
    <w:rsid w:val="003F4C4E"/>
    <w:rsid w:val="003F4FB4"/>
    <w:rsid w:val="003F5B52"/>
    <w:rsid w:val="004020FF"/>
    <w:rsid w:val="00404095"/>
    <w:rsid w:val="00404E6A"/>
    <w:rsid w:val="00405478"/>
    <w:rsid w:val="004101B9"/>
    <w:rsid w:val="0041049E"/>
    <w:rsid w:val="004108D9"/>
    <w:rsid w:val="00410B79"/>
    <w:rsid w:val="004132D3"/>
    <w:rsid w:val="00413B17"/>
    <w:rsid w:val="00420EAD"/>
    <w:rsid w:val="0042269D"/>
    <w:rsid w:val="00424127"/>
    <w:rsid w:val="00424E45"/>
    <w:rsid w:val="00426E16"/>
    <w:rsid w:val="0043577B"/>
    <w:rsid w:val="0043749C"/>
    <w:rsid w:val="00437DF4"/>
    <w:rsid w:val="00441F71"/>
    <w:rsid w:val="00442A10"/>
    <w:rsid w:val="0045098C"/>
    <w:rsid w:val="00452246"/>
    <w:rsid w:val="004532B9"/>
    <w:rsid w:val="00454D67"/>
    <w:rsid w:val="00455311"/>
    <w:rsid w:val="004566A2"/>
    <w:rsid w:val="004571C6"/>
    <w:rsid w:val="004614D8"/>
    <w:rsid w:val="00462B7E"/>
    <w:rsid w:val="00462C54"/>
    <w:rsid w:val="00463C0A"/>
    <w:rsid w:val="00465568"/>
    <w:rsid w:val="004710BF"/>
    <w:rsid w:val="00471208"/>
    <w:rsid w:val="00472BB2"/>
    <w:rsid w:val="00475BD9"/>
    <w:rsid w:val="00477847"/>
    <w:rsid w:val="004815CC"/>
    <w:rsid w:val="00482631"/>
    <w:rsid w:val="00483C85"/>
    <w:rsid w:val="00493F11"/>
    <w:rsid w:val="00494CBE"/>
    <w:rsid w:val="004A5F4F"/>
    <w:rsid w:val="004B3DA9"/>
    <w:rsid w:val="004B3DC9"/>
    <w:rsid w:val="004B4BCB"/>
    <w:rsid w:val="004B5369"/>
    <w:rsid w:val="004C0DB9"/>
    <w:rsid w:val="004C2A42"/>
    <w:rsid w:val="004C2D7E"/>
    <w:rsid w:val="004C4B21"/>
    <w:rsid w:val="004D10B3"/>
    <w:rsid w:val="004D189F"/>
    <w:rsid w:val="004D3050"/>
    <w:rsid w:val="004D44B6"/>
    <w:rsid w:val="004D59EA"/>
    <w:rsid w:val="004D7787"/>
    <w:rsid w:val="004E0358"/>
    <w:rsid w:val="004E3283"/>
    <w:rsid w:val="004E7F82"/>
    <w:rsid w:val="004F09D5"/>
    <w:rsid w:val="004F1C73"/>
    <w:rsid w:val="004F3A45"/>
    <w:rsid w:val="0050081B"/>
    <w:rsid w:val="00504AC8"/>
    <w:rsid w:val="005052AA"/>
    <w:rsid w:val="00507FAC"/>
    <w:rsid w:val="005136B7"/>
    <w:rsid w:val="00522FB7"/>
    <w:rsid w:val="00523A94"/>
    <w:rsid w:val="00524C87"/>
    <w:rsid w:val="0052634C"/>
    <w:rsid w:val="0052662B"/>
    <w:rsid w:val="00534B6F"/>
    <w:rsid w:val="00544D43"/>
    <w:rsid w:val="0054706A"/>
    <w:rsid w:val="005510BD"/>
    <w:rsid w:val="00561DC9"/>
    <w:rsid w:val="00562154"/>
    <w:rsid w:val="00562458"/>
    <w:rsid w:val="0056277B"/>
    <w:rsid w:val="00563208"/>
    <w:rsid w:val="00563920"/>
    <w:rsid w:val="00566C22"/>
    <w:rsid w:val="005763A9"/>
    <w:rsid w:val="0058087C"/>
    <w:rsid w:val="00585456"/>
    <w:rsid w:val="00590CEB"/>
    <w:rsid w:val="00595A3C"/>
    <w:rsid w:val="005969C4"/>
    <w:rsid w:val="00597281"/>
    <w:rsid w:val="005A328A"/>
    <w:rsid w:val="005A61DB"/>
    <w:rsid w:val="005A660A"/>
    <w:rsid w:val="005A75CC"/>
    <w:rsid w:val="005A7A2F"/>
    <w:rsid w:val="005B0348"/>
    <w:rsid w:val="005B045A"/>
    <w:rsid w:val="005B0AD8"/>
    <w:rsid w:val="005B58C9"/>
    <w:rsid w:val="005B64DB"/>
    <w:rsid w:val="005B6E11"/>
    <w:rsid w:val="005B770E"/>
    <w:rsid w:val="005C0B5A"/>
    <w:rsid w:val="005C371B"/>
    <w:rsid w:val="005C3DAC"/>
    <w:rsid w:val="005C6879"/>
    <w:rsid w:val="005D0916"/>
    <w:rsid w:val="005D1577"/>
    <w:rsid w:val="005D2F38"/>
    <w:rsid w:val="005D4213"/>
    <w:rsid w:val="005D7843"/>
    <w:rsid w:val="005E3378"/>
    <w:rsid w:val="005E5FA2"/>
    <w:rsid w:val="005E6B97"/>
    <w:rsid w:val="005F358A"/>
    <w:rsid w:val="005F35DF"/>
    <w:rsid w:val="005F38BF"/>
    <w:rsid w:val="005F39A8"/>
    <w:rsid w:val="005F7EEC"/>
    <w:rsid w:val="00601129"/>
    <w:rsid w:val="00601C9E"/>
    <w:rsid w:val="006023A7"/>
    <w:rsid w:val="00610973"/>
    <w:rsid w:val="0061173B"/>
    <w:rsid w:val="006125AE"/>
    <w:rsid w:val="00613E06"/>
    <w:rsid w:val="00622EC8"/>
    <w:rsid w:val="00623559"/>
    <w:rsid w:val="00623816"/>
    <w:rsid w:val="00626682"/>
    <w:rsid w:val="00627CFB"/>
    <w:rsid w:val="00630514"/>
    <w:rsid w:val="006309F9"/>
    <w:rsid w:val="0063563A"/>
    <w:rsid w:val="00635E17"/>
    <w:rsid w:val="00637739"/>
    <w:rsid w:val="0063775C"/>
    <w:rsid w:val="006427F0"/>
    <w:rsid w:val="00643BF2"/>
    <w:rsid w:val="00652E47"/>
    <w:rsid w:val="006536ED"/>
    <w:rsid w:val="00656AAF"/>
    <w:rsid w:val="0065729A"/>
    <w:rsid w:val="00661143"/>
    <w:rsid w:val="006617C4"/>
    <w:rsid w:val="006624A8"/>
    <w:rsid w:val="00662AE8"/>
    <w:rsid w:val="00664085"/>
    <w:rsid w:val="00666EC7"/>
    <w:rsid w:val="006674DF"/>
    <w:rsid w:val="00672451"/>
    <w:rsid w:val="0067322D"/>
    <w:rsid w:val="006750F2"/>
    <w:rsid w:val="00676E9D"/>
    <w:rsid w:val="00683493"/>
    <w:rsid w:val="006900CE"/>
    <w:rsid w:val="00693225"/>
    <w:rsid w:val="0069441B"/>
    <w:rsid w:val="00696A5C"/>
    <w:rsid w:val="006A07CA"/>
    <w:rsid w:val="006B5304"/>
    <w:rsid w:val="006B7E53"/>
    <w:rsid w:val="006C0E80"/>
    <w:rsid w:val="006C2CEC"/>
    <w:rsid w:val="006C3CBE"/>
    <w:rsid w:val="006C41EA"/>
    <w:rsid w:val="006C4C9D"/>
    <w:rsid w:val="006D0FCD"/>
    <w:rsid w:val="006D11CE"/>
    <w:rsid w:val="006D2397"/>
    <w:rsid w:val="006D2ABE"/>
    <w:rsid w:val="006D4FC9"/>
    <w:rsid w:val="006D4FF5"/>
    <w:rsid w:val="006D5CDF"/>
    <w:rsid w:val="006E05C5"/>
    <w:rsid w:val="006E3293"/>
    <w:rsid w:val="006E33D8"/>
    <w:rsid w:val="006E7E87"/>
    <w:rsid w:val="006F07D4"/>
    <w:rsid w:val="006F54BC"/>
    <w:rsid w:val="006F637D"/>
    <w:rsid w:val="0070108F"/>
    <w:rsid w:val="0070208A"/>
    <w:rsid w:val="00702A0F"/>
    <w:rsid w:val="0070328F"/>
    <w:rsid w:val="007042ED"/>
    <w:rsid w:val="007070A4"/>
    <w:rsid w:val="00707D6C"/>
    <w:rsid w:val="00710268"/>
    <w:rsid w:val="00710FC9"/>
    <w:rsid w:val="00713773"/>
    <w:rsid w:val="00720FAF"/>
    <w:rsid w:val="007262C4"/>
    <w:rsid w:val="00727280"/>
    <w:rsid w:val="00727A0A"/>
    <w:rsid w:val="00730DED"/>
    <w:rsid w:val="00730DF2"/>
    <w:rsid w:val="0073288C"/>
    <w:rsid w:val="00732DC7"/>
    <w:rsid w:val="00741FF9"/>
    <w:rsid w:val="00742882"/>
    <w:rsid w:val="00746648"/>
    <w:rsid w:val="00751DC0"/>
    <w:rsid w:val="00752CD2"/>
    <w:rsid w:val="00752D63"/>
    <w:rsid w:val="00755938"/>
    <w:rsid w:val="00755BD1"/>
    <w:rsid w:val="00757AC2"/>
    <w:rsid w:val="0076071E"/>
    <w:rsid w:val="00762BCB"/>
    <w:rsid w:val="00763C3F"/>
    <w:rsid w:val="00765882"/>
    <w:rsid w:val="00770C5E"/>
    <w:rsid w:val="00771441"/>
    <w:rsid w:val="007715A4"/>
    <w:rsid w:val="00771CA0"/>
    <w:rsid w:val="00773C6E"/>
    <w:rsid w:val="00773F32"/>
    <w:rsid w:val="0077489C"/>
    <w:rsid w:val="00776A8C"/>
    <w:rsid w:val="00781290"/>
    <w:rsid w:val="007833E4"/>
    <w:rsid w:val="00784E66"/>
    <w:rsid w:val="00787E4A"/>
    <w:rsid w:val="0079164C"/>
    <w:rsid w:val="00792E91"/>
    <w:rsid w:val="00796793"/>
    <w:rsid w:val="00797926"/>
    <w:rsid w:val="007A15A5"/>
    <w:rsid w:val="007A3029"/>
    <w:rsid w:val="007A378F"/>
    <w:rsid w:val="007A65A3"/>
    <w:rsid w:val="007B0941"/>
    <w:rsid w:val="007B396A"/>
    <w:rsid w:val="007B4615"/>
    <w:rsid w:val="007B5A31"/>
    <w:rsid w:val="007B6218"/>
    <w:rsid w:val="007B783C"/>
    <w:rsid w:val="007C2197"/>
    <w:rsid w:val="007C38C1"/>
    <w:rsid w:val="007C4AEF"/>
    <w:rsid w:val="007D0784"/>
    <w:rsid w:val="007D0814"/>
    <w:rsid w:val="007D1337"/>
    <w:rsid w:val="007E0456"/>
    <w:rsid w:val="007E5874"/>
    <w:rsid w:val="007E76EC"/>
    <w:rsid w:val="007F01CF"/>
    <w:rsid w:val="007F1A0F"/>
    <w:rsid w:val="007F2598"/>
    <w:rsid w:val="007F4FE7"/>
    <w:rsid w:val="008001AE"/>
    <w:rsid w:val="00800896"/>
    <w:rsid w:val="0080101E"/>
    <w:rsid w:val="00803E3F"/>
    <w:rsid w:val="008047C2"/>
    <w:rsid w:val="00806052"/>
    <w:rsid w:val="0081791B"/>
    <w:rsid w:val="00817B36"/>
    <w:rsid w:val="0082023A"/>
    <w:rsid w:val="008232CD"/>
    <w:rsid w:val="00827017"/>
    <w:rsid w:val="008323C8"/>
    <w:rsid w:val="0083265B"/>
    <w:rsid w:val="00833780"/>
    <w:rsid w:val="00833962"/>
    <w:rsid w:val="00833D7D"/>
    <w:rsid w:val="00835186"/>
    <w:rsid w:val="008355FE"/>
    <w:rsid w:val="00836F1F"/>
    <w:rsid w:val="00845951"/>
    <w:rsid w:val="00851EFE"/>
    <w:rsid w:val="008534FA"/>
    <w:rsid w:val="008545A3"/>
    <w:rsid w:val="00854DD2"/>
    <w:rsid w:val="00855CFC"/>
    <w:rsid w:val="00857480"/>
    <w:rsid w:val="0086047A"/>
    <w:rsid w:val="00861F4D"/>
    <w:rsid w:val="008630B6"/>
    <w:rsid w:val="00866B41"/>
    <w:rsid w:val="00866C06"/>
    <w:rsid w:val="00870D74"/>
    <w:rsid w:val="00873DAF"/>
    <w:rsid w:val="00875C8F"/>
    <w:rsid w:val="0087712B"/>
    <w:rsid w:val="00877998"/>
    <w:rsid w:val="00881B08"/>
    <w:rsid w:val="00882AE7"/>
    <w:rsid w:val="00882C77"/>
    <w:rsid w:val="00882F9C"/>
    <w:rsid w:val="008842E5"/>
    <w:rsid w:val="00885433"/>
    <w:rsid w:val="00885489"/>
    <w:rsid w:val="008856C6"/>
    <w:rsid w:val="008900B7"/>
    <w:rsid w:val="00891657"/>
    <w:rsid w:val="00891ACA"/>
    <w:rsid w:val="00891F1A"/>
    <w:rsid w:val="00896685"/>
    <w:rsid w:val="008A1654"/>
    <w:rsid w:val="008A19E8"/>
    <w:rsid w:val="008A1E3B"/>
    <w:rsid w:val="008A2523"/>
    <w:rsid w:val="008A2C57"/>
    <w:rsid w:val="008C00D0"/>
    <w:rsid w:val="008C230D"/>
    <w:rsid w:val="008C2624"/>
    <w:rsid w:val="008C3F81"/>
    <w:rsid w:val="008C6BFA"/>
    <w:rsid w:val="008D30D7"/>
    <w:rsid w:val="008D3806"/>
    <w:rsid w:val="008D3D62"/>
    <w:rsid w:val="008D5B4C"/>
    <w:rsid w:val="008D6BAC"/>
    <w:rsid w:val="008E27A2"/>
    <w:rsid w:val="008E2F28"/>
    <w:rsid w:val="008E4024"/>
    <w:rsid w:val="008E44EC"/>
    <w:rsid w:val="008E684B"/>
    <w:rsid w:val="008E7376"/>
    <w:rsid w:val="008E7418"/>
    <w:rsid w:val="008E7E3D"/>
    <w:rsid w:val="008F000C"/>
    <w:rsid w:val="008F10D9"/>
    <w:rsid w:val="008F2977"/>
    <w:rsid w:val="008F2FC3"/>
    <w:rsid w:val="008F48FE"/>
    <w:rsid w:val="008F602E"/>
    <w:rsid w:val="008F6728"/>
    <w:rsid w:val="00900D20"/>
    <w:rsid w:val="00900DA6"/>
    <w:rsid w:val="0090171D"/>
    <w:rsid w:val="009038F4"/>
    <w:rsid w:val="0090526B"/>
    <w:rsid w:val="009109D4"/>
    <w:rsid w:val="00914C2C"/>
    <w:rsid w:val="00915E75"/>
    <w:rsid w:val="009170DC"/>
    <w:rsid w:val="0091797D"/>
    <w:rsid w:val="00917B15"/>
    <w:rsid w:val="00917F0B"/>
    <w:rsid w:val="009222EC"/>
    <w:rsid w:val="00926D7B"/>
    <w:rsid w:val="009311A1"/>
    <w:rsid w:val="009329D7"/>
    <w:rsid w:val="00935726"/>
    <w:rsid w:val="00935FBB"/>
    <w:rsid w:val="00936E97"/>
    <w:rsid w:val="00941579"/>
    <w:rsid w:val="0094310C"/>
    <w:rsid w:val="009436CB"/>
    <w:rsid w:val="00944581"/>
    <w:rsid w:val="00946D5E"/>
    <w:rsid w:val="00947B66"/>
    <w:rsid w:val="009517C9"/>
    <w:rsid w:val="0096186E"/>
    <w:rsid w:val="00962456"/>
    <w:rsid w:val="00962E11"/>
    <w:rsid w:val="009730A3"/>
    <w:rsid w:val="00974404"/>
    <w:rsid w:val="009754C6"/>
    <w:rsid w:val="00975F6E"/>
    <w:rsid w:val="00977BA5"/>
    <w:rsid w:val="00983AB2"/>
    <w:rsid w:val="00984DFB"/>
    <w:rsid w:val="00987C44"/>
    <w:rsid w:val="00991256"/>
    <w:rsid w:val="0099307B"/>
    <w:rsid w:val="00995307"/>
    <w:rsid w:val="00996ECC"/>
    <w:rsid w:val="009A29C7"/>
    <w:rsid w:val="009A3AD7"/>
    <w:rsid w:val="009A4954"/>
    <w:rsid w:val="009A56A9"/>
    <w:rsid w:val="009A7462"/>
    <w:rsid w:val="009B003D"/>
    <w:rsid w:val="009B3AEA"/>
    <w:rsid w:val="009B54A9"/>
    <w:rsid w:val="009B692D"/>
    <w:rsid w:val="009B6A91"/>
    <w:rsid w:val="009B6DDF"/>
    <w:rsid w:val="009B6FA4"/>
    <w:rsid w:val="009C1603"/>
    <w:rsid w:val="009C7665"/>
    <w:rsid w:val="009D1114"/>
    <w:rsid w:val="009D270E"/>
    <w:rsid w:val="009E01D1"/>
    <w:rsid w:val="009E57B8"/>
    <w:rsid w:val="009E6702"/>
    <w:rsid w:val="009F2684"/>
    <w:rsid w:val="00A00FBA"/>
    <w:rsid w:val="00A05A59"/>
    <w:rsid w:val="00A06776"/>
    <w:rsid w:val="00A10BF0"/>
    <w:rsid w:val="00A10C88"/>
    <w:rsid w:val="00A147A1"/>
    <w:rsid w:val="00A20003"/>
    <w:rsid w:val="00A25DE2"/>
    <w:rsid w:val="00A26032"/>
    <w:rsid w:val="00A271BB"/>
    <w:rsid w:val="00A3433B"/>
    <w:rsid w:val="00A36874"/>
    <w:rsid w:val="00A372CB"/>
    <w:rsid w:val="00A4115F"/>
    <w:rsid w:val="00A47A63"/>
    <w:rsid w:val="00A51DB7"/>
    <w:rsid w:val="00A54BE2"/>
    <w:rsid w:val="00A550C5"/>
    <w:rsid w:val="00A619AC"/>
    <w:rsid w:val="00A624F7"/>
    <w:rsid w:val="00A6331D"/>
    <w:rsid w:val="00A63D3D"/>
    <w:rsid w:val="00A642E5"/>
    <w:rsid w:val="00A65836"/>
    <w:rsid w:val="00A66C78"/>
    <w:rsid w:val="00A72CC1"/>
    <w:rsid w:val="00A758AA"/>
    <w:rsid w:val="00A77612"/>
    <w:rsid w:val="00A80892"/>
    <w:rsid w:val="00A84D6E"/>
    <w:rsid w:val="00A90136"/>
    <w:rsid w:val="00A90BF3"/>
    <w:rsid w:val="00A92042"/>
    <w:rsid w:val="00A92C36"/>
    <w:rsid w:val="00A93CB4"/>
    <w:rsid w:val="00A97F8D"/>
    <w:rsid w:val="00AA0148"/>
    <w:rsid w:val="00AA6596"/>
    <w:rsid w:val="00AA6771"/>
    <w:rsid w:val="00AB0C91"/>
    <w:rsid w:val="00AB4B9A"/>
    <w:rsid w:val="00AB6C07"/>
    <w:rsid w:val="00AC19A1"/>
    <w:rsid w:val="00AC4797"/>
    <w:rsid w:val="00AC546B"/>
    <w:rsid w:val="00AC6D69"/>
    <w:rsid w:val="00AD1247"/>
    <w:rsid w:val="00AD15F7"/>
    <w:rsid w:val="00AD372F"/>
    <w:rsid w:val="00AE3563"/>
    <w:rsid w:val="00AE3864"/>
    <w:rsid w:val="00AE6E5D"/>
    <w:rsid w:val="00AF1635"/>
    <w:rsid w:val="00AF204F"/>
    <w:rsid w:val="00AF3589"/>
    <w:rsid w:val="00AF3F52"/>
    <w:rsid w:val="00AF4C2B"/>
    <w:rsid w:val="00AF585B"/>
    <w:rsid w:val="00AF646C"/>
    <w:rsid w:val="00B11DF4"/>
    <w:rsid w:val="00B12403"/>
    <w:rsid w:val="00B124E6"/>
    <w:rsid w:val="00B1634F"/>
    <w:rsid w:val="00B16690"/>
    <w:rsid w:val="00B1789A"/>
    <w:rsid w:val="00B21D7A"/>
    <w:rsid w:val="00B24A7D"/>
    <w:rsid w:val="00B273E2"/>
    <w:rsid w:val="00B318F5"/>
    <w:rsid w:val="00B34760"/>
    <w:rsid w:val="00B358D2"/>
    <w:rsid w:val="00B422C6"/>
    <w:rsid w:val="00B4471A"/>
    <w:rsid w:val="00B516DD"/>
    <w:rsid w:val="00B54686"/>
    <w:rsid w:val="00B55FBF"/>
    <w:rsid w:val="00B600FE"/>
    <w:rsid w:val="00B628FE"/>
    <w:rsid w:val="00B62D75"/>
    <w:rsid w:val="00B659DF"/>
    <w:rsid w:val="00B66CF5"/>
    <w:rsid w:val="00B673C8"/>
    <w:rsid w:val="00B673DA"/>
    <w:rsid w:val="00B677ED"/>
    <w:rsid w:val="00B77412"/>
    <w:rsid w:val="00B7773D"/>
    <w:rsid w:val="00B8066B"/>
    <w:rsid w:val="00B813D2"/>
    <w:rsid w:val="00B822E1"/>
    <w:rsid w:val="00B82F4E"/>
    <w:rsid w:val="00B84CD0"/>
    <w:rsid w:val="00B86F31"/>
    <w:rsid w:val="00B86F3C"/>
    <w:rsid w:val="00B9033E"/>
    <w:rsid w:val="00B903D6"/>
    <w:rsid w:val="00B92A7C"/>
    <w:rsid w:val="00B9588A"/>
    <w:rsid w:val="00BB0543"/>
    <w:rsid w:val="00BB1F4E"/>
    <w:rsid w:val="00BB217D"/>
    <w:rsid w:val="00BB25B2"/>
    <w:rsid w:val="00BB516E"/>
    <w:rsid w:val="00BC042D"/>
    <w:rsid w:val="00BC179C"/>
    <w:rsid w:val="00BC390D"/>
    <w:rsid w:val="00BC5856"/>
    <w:rsid w:val="00BC6D60"/>
    <w:rsid w:val="00BD12D6"/>
    <w:rsid w:val="00BD1458"/>
    <w:rsid w:val="00BD5BE0"/>
    <w:rsid w:val="00BD6088"/>
    <w:rsid w:val="00BE0492"/>
    <w:rsid w:val="00BE45E3"/>
    <w:rsid w:val="00BE4912"/>
    <w:rsid w:val="00BF25C1"/>
    <w:rsid w:val="00BF2655"/>
    <w:rsid w:val="00BF2F0F"/>
    <w:rsid w:val="00BF3F5C"/>
    <w:rsid w:val="00BF6460"/>
    <w:rsid w:val="00C01AB3"/>
    <w:rsid w:val="00C01AC9"/>
    <w:rsid w:val="00C03FA9"/>
    <w:rsid w:val="00C04A09"/>
    <w:rsid w:val="00C061B0"/>
    <w:rsid w:val="00C104CD"/>
    <w:rsid w:val="00C10F49"/>
    <w:rsid w:val="00C11710"/>
    <w:rsid w:val="00C1612C"/>
    <w:rsid w:val="00C163E0"/>
    <w:rsid w:val="00C20D09"/>
    <w:rsid w:val="00C20ECB"/>
    <w:rsid w:val="00C2154C"/>
    <w:rsid w:val="00C22FCD"/>
    <w:rsid w:val="00C23641"/>
    <w:rsid w:val="00C24124"/>
    <w:rsid w:val="00C25FD6"/>
    <w:rsid w:val="00C34BAE"/>
    <w:rsid w:val="00C41464"/>
    <w:rsid w:val="00C430B4"/>
    <w:rsid w:val="00C45003"/>
    <w:rsid w:val="00C460AB"/>
    <w:rsid w:val="00C47488"/>
    <w:rsid w:val="00C54527"/>
    <w:rsid w:val="00C55C89"/>
    <w:rsid w:val="00C55D7B"/>
    <w:rsid w:val="00C57867"/>
    <w:rsid w:val="00C60B5C"/>
    <w:rsid w:val="00C62D0E"/>
    <w:rsid w:val="00C6635B"/>
    <w:rsid w:val="00C66D36"/>
    <w:rsid w:val="00C74468"/>
    <w:rsid w:val="00C75515"/>
    <w:rsid w:val="00C80793"/>
    <w:rsid w:val="00C81B00"/>
    <w:rsid w:val="00C81B84"/>
    <w:rsid w:val="00C8555C"/>
    <w:rsid w:val="00C85F78"/>
    <w:rsid w:val="00C86FD0"/>
    <w:rsid w:val="00C875F0"/>
    <w:rsid w:val="00C929EC"/>
    <w:rsid w:val="00C92B50"/>
    <w:rsid w:val="00C933BD"/>
    <w:rsid w:val="00C95F25"/>
    <w:rsid w:val="00CB09C6"/>
    <w:rsid w:val="00CB11ED"/>
    <w:rsid w:val="00CB2584"/>
    <w:rsid w:val="00CB3963"/>
    <w:rsid w:val="00CB4745"/>
    <w:rsid w:val="00CB516B"/>
    <w:rsid w:val="00CB749B"/>
    <w:rsid w:val="00CC0470"/>
    <w:rsid w:val="00CC59AA"/>
    <w:rsid w:val="00CC5C7C"/>
    <w:rsid w:val="00CD535F"/>
    <w:rsid w:val="00CD6BD9"/>
    <w:rsid w:val="00CE6C30"/>
    <w:rsid w:val="00CE6F98"/>
    <w:rsid w:val="00CE7F8A"/>
    <w:rsid w:val="00CF15CF"/>
    <w:rsid w:val="00CF5561"/>
    <w:rsid w:val="00CF6EA6"/>
    <w:rsid w:val="00D01A08"/>
    <w:rsid w:val="00D05274"/>
    <w:rsid w:val="00D055DC"/>
    <w:rsid w:val="00D056DC"/>
    <w:rsid w:val="00D126B5"/>
    <w:rsid w:val="00D20621"/>
    <w:rsid w:val="00D22FB5"/>
    <w:rsid w:val="00D23052"/>
    <w:rsid w:val="00D25193"/>
    <w:rsid w:val="00D25866"/>
    <w:rsid w:val="00D25B2F"/>
    <w:rsid w:val="00D30250"/>
    <w:rsid w:val="00D3108C"/>
    <w:rsid w:val="00D32653"/>
    <w:rsid w:val="00D344FC"/>
    <w:rsid w:val="00D35EFB"/>
    <w:rsid w:val="00D3602F"/>
    <w:rsid w:val="00D36E2A"/>
    <w:rsid w:val="00D37821"/>
    <w:rsid w:val="00D409B9"/>
    <w:rsid w:val="00D441E0"/>
    <w:rsid w:val="00D4437E"/>
    <w:rsid w:val="00D44D68"/>
    <w:rsid w:val="00D478F7"/>
    <w:rsid w:val="00D51F15"/>
    <w:rsid w:val="00D53AF6"/>
    <w:rsid w:val="00D559D9"/>
    <w:rsid w:val="00D560D0"/>
    <w:rsid w:val="00D570F4"/>
    <w:rsid w:val="00D57659"/>
    <w:rsid w:val="00D61558"/>
    <w:rsid w:val="00D638C7"/>
    <w:rsid w:val="00D66F74"/>
    <w:rsid w:val="00D70D68"/>
    <w:rsid w:val="00D71018"/>
    <w:rsid w:val="00D749FC"/>
    <w:rsid w:val="00D82521"/>
    <w:rsid w:val="00D84242"/>
    <w:rsid w:val="00D85B8A"/>
    <w:rsid w:val="00D85F94"/>
    <w:rsid w:val="00D86799"/>
    <w:rsid w:val="00D87984"/>
    <w:rsid w:val="00D90F79"/>
    <w:rsid w:val="00D92603"/>
    <w:rsid w:val="00D95AFE"/>
    <w:rsid w:val="00D963DD"/>
    <w:rsid w:val="00D96FB7"/>
    <w:rsid w:val="00D971BF"/>
    <w:rsid w:val="00D97218"/>
    <w:rsid w:val="00DA0B40"/>
    <w:rsid w:val="00DA2989"/>
    <w:rsid w:val="00DA3C77"/>
    <w:rsid w:val="00DA5564"/>
    <w:rsid w:val="00DA7C52"/>
    <w:rsid w:val="00DB0B0A"/>
    <w:rsid w:val="00DB2003"/>
    <w:rsid w:val="00DB39F8"/>
    <w:rsid w:val="00DC09B6"/>
    <w:rsid w:val="00DC11E9"/>
    <w:rsid w:val="00DC24CC"/>
    <w:rsid w:val="00DC264B"/>
    <w:rsid w:val="00DC2A9E"/>
    <w:rsid w:val="00DD3301"/>
    <w:rsid w:val="00DD48C0"/>
    <w:rsid w:val="00DD4ADE"/>
    <w:rsid w:val="00DD5C29"/>
    <w:rsid w:val="00DD61D4"/>
    <w:rsid w:val="00DE0F42"/>
    <w:rsid w:val="00DE4030"/>
    <w:rsid w:val="00DE5100"/>
    <w:rsid w:val="00DE513E"/>
    <w:rsid w:val="00DE5453"/>
    <w:rsid w:val="00DF0F22"/>
    <w:rsid w:val="00DF2C59"/>
    <w:rsid w:val="00DF724C"/>
    <w:rsid w:val="00E0129C"/>
    <w:rsid w:val="00E0298F"/>
    <w:rsid w:val="00E055F3"/>
    <w:rsid w:val="00E05EF6"/>
    <w:rsid w:val="00E15725"/>
    <w:rsid w:val="00E1716F"/>
    <w:rsid w:val="00E17211"/>
    <w:rsid w:val="00E21248"/>
    <w:rsid w:val="00E22124"/>
    <w:rsid w:val="00E23485"/>
    <w:rsid w:val="00E245FC"/>
    <w:rsid w:val="00E271D0"/>
    <w:rsid w:val="00E27A6C"/>
    <w:rsid w:val="00E33A58"/>
    <w:rsid w:val="00E35035"/>
    <w:rsid w:val="00E35901"/>
    <w:rsid w:val="00E36FDC"/>
    <w:rsid w:val="00E37EB0"/>
    <w:rsid w:val="00E40B8D"/>
    <w:rsid w:val="00E40C4E"/>
    <w:rsid w:val="00E44780"/>
    <w:rsid w:val="00E51983"/>
    <w:rsid w:val="00E551D6"/>
    <w:rsid w:val="00E56BD7"/>
    <w:rsid w:val="00E56D7E"/>
    <w:rsid w:val="00E57B9F"/>
    <w:rsid w:val="00E60F8C"/>
    <w:rsid w:val="00E611EB"/>
    <w:rsid w:val="00E64327"/>
    <w:rsid w:val="00E65717"/>
    <w:rsid w:val="00E67BA6"/>
    <w:rsid w:val="00E7299E"/>
    <w:rsid w:val="00E735C2"/>
    <w:rsid w:val="00E74623"/>
    <w:rsid w:val="00E74AD2"/>
    <w:rsid w:val="00E7526E"/>
    <w:rsid w:val="00E77040"/>
    <w:rsid w:val="00E80672"/>
    <w:rsid w:val="00E84355"/>
    <w:rsid w:val="00E86629"/>
    <w:rsid w:val="00E96F6D"/>
    <w:rsid w:val="00EA14F8"/>
    <w:rsid w:val="00EA58C6"/>
    <w:rsid w:val="00EB04F0"/>
    <w:rsid w:val="00EB140B"/>
    <w:rsid w:val="00EB1C3D"/>
    <w:rsid w:val="00EB2F17"/>
    <w:rsid w:val="00EB53B1"/>
    <w:rsid w:val="00EB6A48"/>
    <w:rsid w:val="00EB7F49"/>
    <w:rsid w:val="00EC018A"/>
    <w:rsid w:val="00EC4379"/>
    <w:rsid w:val="00EC5D5E"/>
    <w:rsid w:val="00EC7055"/>
    <w:rsid w:val="00ED1A21"/>
    <w:rsid w:val="00ED385E"/>
    <w:rsid w:val="00ED3FFB"/>
    <w:rsid w:val="00ED5CE8"/>
    <w:rsid w:val="00EE0365"/>
    <w:rsid w:val="00EE2B2E"/>
    <w:rsid w:val="00EE4733"/>
    <w:rsid w:val="00EE7337"/>
    <w:rsid w:val="00EE7EFD"/>
    <w:rsid w:val="00EF13B9"/>
    <w:rsid w:val="00EF1925"/>
    <w:rsid w:val="00EF7831"/>
    <w:rsid w:val="00F00929"/>
    <w:rsid w:val="00F017E9"/>
    <w:rsid w:val="00F0371B"/>
    <w:rsid w:val="00F053B4"/>
    <w:rsid w:val="00F1237C"/>
    <w:rsid w:val="00F16184"/>
    <w:rsid w:val="00F2059F"/>
    <w:rsid w:val="00F2250C"/>
    <w:rsid w:val="00F2306A"/>
    <w:rsid w:val="00F242E1"/>
    <w:rsid w:val="00F258ED"/>
    <w:rsid w:val="00F25A61"/>
    <w:rsid w:val="00F26360"/>
    <w:rsid w:val="00F2702F"/>
    <w:rsid w:val="00F3066F"/>
    <w:rsid w:val="00F33303"/>
    <w:rsid w:val="00F34AC3"/>
    <w:rsid w:val="00F366E9"/>
    <w:rsid w:val="00F405ED"/>
    <w:rsid w:val="00F42C80"/>
    <w:rsid w:val="00F441A5"/>
    <w:rsid w:val="00F4456A"/>
    <w:rsid w:val="00F450CF"/>
    <w:rsid w:val="00F450F7"/>
    <w:rsid w:val="00F476D0"/>
    <w:rsid w:val="00F479C5"/>
    <w:rsid w:val="00F50353"/>
    <w:rsid w:val="00F50E54"/>
    <w:rsid w:val="00F50E89"/>
    <w:rsid w:val="00F53EA8"/>
    <w:rsid w:val="00F56DE2"/>
    <w:rsid w:val="00F57BDA"/>
    <w:rsid w:val="00F607F0"/>
    <w:rsid w:val="00F63906"/>
    <w:rsid w:val="00F64A8D"/>
    <w:rsid w:val="00F664E2"/>
    <w:rsid w:val="00F70D7A"/>
    <w:rsid w:val="00F71B7C"/>
    <w:rsid w:val="00F71D98"/>
    <w:rsid w:val="00F73003"/>
    <w:rsid w:val="00F749C2"/>
    <w:rsid w:val="00F75F4D"/>
    <w:rsid w:val="00F761D5"/>
    <w:rsid w:val="00F77FDB"/>
    <w:rsid w:val="00F81753"/>
    <w:rsid w:val="00F8273B"/>
    <w:rsid w:val="00F833B3"/>
    <w:rsid w:val="00F83E96"/>
    <w:rsid w:val="00F94104"/>
    <w:rsid w:val="00FA43A4"/>
    <w:rsid w:val="00FA7A56"/>
    <w:rsid w:val="00FB4A1F"/>
    <w:rsid w:val="00FB7B5F"/>
    <w:rsid w:val="00FC010A"/>
    <w:rsid w:val="00FC5CC7"/>
    <w:rsid w:val="00FE2C1C"/>
    <w:rsid w:val="00FE3645"/>
    <w:rsid w:val="00FE4490"/>
    <w:rsid w:val="00FE4B64"/>
    <w:rsid w:val="00FE6F6B"/>
    <w:rsid w:val="00FF5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9688"/>
  <w15:chartTrackingRefBased/>
  <w15:docId w15:val="{56684EB0-13B5-44BC-A84D-7BC75F45B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4E0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0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0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58"/>
    <w:rPr>
      <w:rFonts w:eastAsiaTheme="majorEastAsia" w:cstheme="majorBidi"/>
      <w:color w:val="272727" w:themeColor="text1" w:themeTint="D8"/>
    </w:rPr>
  </w:style>
  <w:style w:type="paragraph" w:styleId="Title">
    <w:name w:val="Title"/>
    <w:basedOn w:val="Normal"/>
    <w:next w:val="Normal"/>
    <w:link w:val="TitleChar"/>
    <w:uiPriority w:val="10"/>
    <w:qFormat/>
    <w:rsid w:val="004E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58"/>
    <w:pPr>
      <w:spacing w:before="160"/>
      <w:jc w:val="center"/>
    </w:pPr>
    <w:rPr>
      <w:i/>
      <w:iCs/>
      <w:color w:val="404040" w:themeColor="text1" w:themeTint="BF"/>
    </w:rPr>
  </w:style>
  <w:style w:type="character" w:customStyle="1" w:styleId="QuoteChar">
    <w:name w:val="Quote Char"/>
    <w:basedOn w:val="DefaultParagraphFont"/>
    <w:link w:val="Quote"/>
    <w:uiPriority w:val="29"/>
    <w:rsid w:val="004E0358"/>
    <w:rPr>
      <w:i/>
      <w:iCs/>
      <w:color w:val="404040" w:themeColor="text1" w:themeTint="BF"/>
    </w:rPr>
  </w:style>
  <w:style w:type="paragraph" w:styleId="ListParagraph">
    <w:name w:val="List Paragraph"/>
    <w:basedOn w:val="Normal"/>
    <w:uiPriority w:val="34"/>
    <w:qFormat/>
    <w:rsid w:val="004E0358"/>
    <w:pPr>
      <w:ind w:left="720"/>
      <w:contextualSpacing/>
    </w:pPr>
  </w:style>
  <w:style w:type="character" w:styleId="IntenseEmphasis">
    <w:name w:val="Intense Emphasis"/>
    <w:basedOn w:val="DefaultParagraphFont"/>
    <w:uiPriority w:val="21"/>
    <w:qFormat/>
    <w:rsid w:val="004E0358"/>
    <w:rPr>
      <w:i/>
      <w:iCs/>
      <w:color w:val="2F5496" w:themeColor="accent1" w:themeShade="BF"/>
    </w:rPr>
  </w:style>
  <w:style w:type="paragraph" w:styleId="IntenseQuote">
    <w:name w:val="Intense Quote"/>
    <w:basedOn w:val="Normal"/>
    <w:next w:val="Normal"/>
    <w:link w:val="IntenseQuoteChar"/>
    <w:uiPriority w:val="30"/>
    <w:qFormat/>
    <w:rsid w:val="004E0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358"/>
    <w:rPr>
      <w:i/>
      <w:iCs/>
      <w:color w:val="2F5496" w:themeColor="accent1" w:themeShade="BF"/>
    </w:rPr>
  </w:style>
  <w:style w:type="character" w:styleId="IntenseReference">
    <w:name w:val="Intense Reference"/>
    <w:basedOn w:val="DefaultParagraphFont"/>
    <w:uiPriority w:val="32"/>
    <w:qFormat/>
    <w:rsid w:val="004E0358"/>
    <w:rPr>
      <w:b/>
      <w:bCs/>
      <w:smallCaps/>
      <w:color w:val="2F5496" w:themeColor="accent1" w:themeShade="BF"/>
      <w:spacing w:val="5"/>
    </w:rPr>
  </w:style>
  <w:style w:type="paragraph" w:styleId="Header">
    <w:name w:val="header"/>
    <w:basedOn w:val="Normal"/>
    <w:link w:val="HeaderChar"/>
    <w:uiPriority w:val="99"/>
    <w:unhideWhenUsed/>
    <w:rsid w:val="000B5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098"/>
  </w:style>
  <w:style w:type="paragraph" w:styleId="Footer">
    <w:name w:val="footer"/>
    <w:basedOn w:val="Normal"/>
    <w:link w:val="FooterChar"/>
    <w:uiPriority w:val="99"/>
    <w:unhideWhenUsed/>
    <w:rsid w:val="000B5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098"/>
  </w:style>
  <w:style w:type="paragraph" w:styleId="NormalWeb">
    <w:name w:val="Normal (Web)"/>
    <w:basedOn w:val="Normal"/>
    <w:uiPriority w:val="99"/>
    <w:semiHidden/>
    <w:unhideWhenUsed/>
    <w:rsid w:val="000D0F26"/>
    <w:rPr>
      <w:rFonts w:ascii="Times New Roman" w:hAnsi="Times New Roman" w:cs="Times New Roman"/>
    </w:rPr>
  </w:style>
  <w:style w:type="character" w:customStyle="1" w:styleId="math-inline">
    <w:name w:val="math-inline"/>
    <w:basedOn w:val="DefaultParagraphFont"/>
    <w:rsid w:val="005B64DB"/>
  </w:style>
  <w:style w:type="table" w:styleId="TableGrid">
    <w:name w:val="Table Grid"/>
    <w:basedOn w:val="TableNormal"/>
    <w:uiPriority w:val="39"/>
    <w:rsid w:val="00A25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71D98"/>
    <w:pPr>
      <w:spacing w:after="100"/>
      <w:ind w:left="480"/>
    </w:pPr>
  </w:style>
  <w:style w:type="character" w:styleId="Hyperlink">
    <w:name w:val="Hyperlink"/>
    <w:basedOn w:val="DefaultParagraphFont"/>
    <w:uiPriority w:val="99"/>
    <w:unhideWhenUsed/>
    <w:rsid w:val="00F71D98"/>
    <w:rPr>
      <w:color w:val="0563C1" w:themeColor="hyperlink"/>
      <w:u w:val="single"/>
    </w:rPr>
  </w:style>
  <w:style w:type="paragraph" w:styleId="TOCHeading">
    <w:name w:val="TOC Heading"/>
    <w:basedOn w:val="Heading1"/>
    <w:next w:val="Normal"/>
    <w:uiPriority w:val="39"/>
    <w:unhideWhenUsed/>
    <w:qFormat/>
    <w:rsid w:val="001C537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C5374"/>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C5374"/>
    <w:pPr>
      <w:spacing w:after="100" w:line="259" w:lineRule="auto"/>
    </w:pPr>
    <w:rPr>
      <w:rFonts w:eastAsiaTheme="minorEastAsia" w:cs="Times New Roman"/>
      <w:kern w:val="0"/>
      <w:sz w:val="22"/>
      <w:szCs w:val="22"/>
      <w:lang w:val="en-US"/>
      <w14:ligatures w14:val="none"/>
    </w:rPr>
  </w:style>
  <w:style w:type="character" w:styleId="UnresolvedMention">
    <w:name w:val="Unresolved Mention"/>
    <w:basedOn w:val="DefaultParagraphFont"/>
    <w:uiPriority w:val="99"/>
    <w:semiHidden/>
    <w:unhideWhenUsed/>
    <w:rsid w:val="00896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075D2-2A14-4375-A466-0A05E4345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6953</TotalTime>
  <Pages>31</Pages>
  <Words>4953</Words>
  <Characters>28236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THERICH Prince</dc:creator>
  <cp:keywords/>
  <dc:description/>
  <cp:lastModifiedBy>THERICH Prince</cp:lastModifiedBy>
  <cp:revision>827</cp:revision>
  <dcterms:created xsi:type="dcterms:W3CDTF">2026-02-16T14:41:00Z</dcterms:created>
  <dcterms:modified xsi:type="dcterms:W3CDTF">2026-03-05T16:20:00Z</dcterms:modified>
</cp:coreProperties>
</file>